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17BEB" w14:textId="77777777" w:rsidR="00424A26" w:rsidRDefault="00000000">
      <w:pPr>
        <w:jc w:val="center"/>
      </w:pPr>
      <w:r>
        <w:t>WORDPRESS-PLUGIN · PHP · HTML-DOM</w:t>
      </w:r>
    </w:p>
    <w:p w14:paraId="1D2BE8AD" w14:textId="77777777" w:rsidR="00424A26" w:rsidRDefault="00000000">
      <w:pPr>
        <w:pStyle w:val="Titel"/>
        <w:jc w:val="center"/>
      </w:pPr>
      <w:r>
        <w:t>Simple Lightbox mit fslightbox</w:t>
      </w:r>
    </w:p>
    <w:p w14:paraId="3889E387" w14:textId="77777777" w:rsidR="00424A26" w:rsidRDefault="00000000">
      <w:pPr>
        <w:pStyle w:val="Untertitel"/>
        <w:jc w:val="center"/>
      </w:pPr>
      <w:r>
        <w:t>Technische Referenz und Ablaufbeschreibung aller PHP-Dateien</w:t>
      </w:r>
    </w:p>
    <w:p w14:paraId="1CEA921A" w14:textId="77777777" w:rsidR="00424A26" w:rsidRDefault="00000000">
      <w:r>
        <w:t>Kernaufgabe: Das Plugin erkennt geeignete Bilder und Videos in WordPress-Ausgaben, ergänzt die für fslightbox erforderlichen HTML-Strukturen und lädt abhängig vom gewählten Rendering-Modus die benötigten JavaScript- und CSS-Ressourcen.</w:t>
      </w:r>
    </w:p>
    <w:p w14:paraId="616C22A4" w14:textId="26C25864" w:rsidR="00634867" w:rsidRDefault="00000000" w:rsidP="00634867">
      <w:r>
        <w:t>Analysierte PHP-Dateien</w:t>
      </w:r>
      <w:r w:rsidR="00634867">
        <w:t>:</w:t>
      </w:r>
    </w:p>
    <w:p w14:paraId="413DD994" w14:textId="0C79CA0B" w:rsidR="00634867" w:rsidRDefault="00000000" w:rsidP="00634867">
      <w:pPr>
        <w:pStyle w:val="Listenabsatz"/>
        <w:numPr>
          <w:ilvl w:val="0"/>
          <w:numId w:val="14"/>
        </w:numPr>
      </w:pPr>
      <w:r>
        <w:t xml:space="preserve">simple-lightbox-fslight.php, </w:t>
      </w:r>
    </w:p>
    <w:p w14:paraId="74627FCE" w14:textId="77777777" w:rsidR="00634867" w:rsidRDefault="00000000" w:rsidP="00634867">
      <w:pPr>
        <w:pStyle w:val="Listenabsatz"/>
        <w:numPr>
          <w:ilvl w:val="0"/>
          <w:numId w:val="14"/>
        </w:numPr>
      </w:pPr>
      <w:r>
        <w:t xml:space="preserve">classes/RewriteFigureTagsClass.php, </w:t>
      </w:r>
    </w:p>
    <w:p w14:paraId="52ECBC86" w14:textId="77777777" w:rsidR="00634867" w:rsidRDefault="00000000" w:rsidP="00634867">
      <w:pPr>
        <w:pStyle w:val="Listenabsatz"/>
        <w:numPr>
          <w:ilvl w:val="0"/>
          <w:numId w:val="14"/>
        </w:numPr>
      </w:pPr>
      <w:r>
        <w:t xml:space="preserve">classes/hrefImageDetection.php und </w:t>
      </w:r>
    </w:p>
    <w:p w14:paraId="6DF3C409" w14:textId="01CDE592" w:rsidR="00424A26" w:rsidRDefault="00000000" w:rsidP="00634867">
      <w:pPr>
        <w:pStyle w:val="Listenabsatz"/>
        <w:numPr>
          <w:ilvl w:val="0"/>
          <w:numId w:val="14"/>
        </w:numPr>
      </w:pPr>
      <w:r>
        <w:t>admin/pre-post-install.php</w:t>
      </w:r>
    </w:p>
    <w:p w14:paraId="3BB4903F" w14:textId="77777777" w:rsidR="00424A26" w:rsidRDefault="00000000">
      <w:r>
        <w:t>Quellstand</w:t>
      </w:r>
      <w:r>
        <w:br/>
        <w:t>Plugin-Version 3.3.0 · 1.580 PHP-Zeilen · Dokumentationsstand 27.07.2026</w:t>
      </w:r>
    </w:p>
    <w:p w14:paraId="190E87D9" w14:textId="77777777" w:rsidR="00424A26" w:rsidRDefault="00000000">
      <w:r>
        <w:br w:type="page"/>
      </w:r>
    </w:p>
    <w:p w14:paraId="5D7E43D5" w14:textId="77777777" w:rsidR="00424A26" w:rsidRDefault="00000000">
      <w:pPr>
        <w:pStyle w:val="berschrift1"/>
      </w:pPr>
      <w:r>
        <w:lastRenderedPageBreak/>
        <w:t>Inhalt</w:t>
      </w:r>
    </w:p>
    <w:p w14:paraId="4FFD1E77" w14:textId="77777777" w:rsidR="00424A26" w:rsidRDefault="00000000">
      <w:r>
        <w:t>1  Zweck, Geltungsbereich und Dateien</w:t>
      </w:r>
    </w:p>
    <w:p w14:paraId="3C869E23" w14:textId="77777777" w:rsidR="00424A26" w:rsidRDefault="00000000">
      <w:r>
        <w:t>2  Architektur und Verantwortlichkeiten</w:t>
      </w:r>
    </w:p>
    <w:p w14:paraId="136D7591" w14:textId="77777777" w:rsidR="00424A26" w:rsidRDefault="00000000">
      <w:r>
        <w:t>3  Bootstrap und Initialisierung</w:t>
      </w:r>
    </w:p>
    <w:p w14:paraId="6943EEC6" w14:textId="77777777" w:rsidR="00424A26" w:rsidRDefault="00000000">
      <w:r>
        <w:t>4  Konfiguration über plugin-settings.json</w:t>
      </w:r>
    </w:p>
    <w:p w14:paraId="6E2C1D7C" w14:textId="77777777" w:rsidR="00424A26" w:rsidRDefault="00000000">
      <w:r>
        <w:t>5  Auswahl des Rendering-Modus</w:t>
      </w:r>
    </w:p>
    <w:p w14:paraId="2D740C0B" w14:textId="77777777" w:rsidR="00424A26" w:rsidRDefault="00000000">
      <w:r>
        <w:t>6  Frontend-Guards und Ausführungsbedingungen</w:t>
      </w:r>
    </w:p>
    <w:p w14:paraId="57FECE59" w14:textId="77777777" w:rsidR="00424A26" w:rsidRDefault="00000000">
      <w:r>
        <w:t>7  HTML-Rewrite mit DOMDocument</w:t>
      </w:r>
    </w:p>
    <w:p w14:paraId="653F09B1" w14:textId="77777777" w:rsidR="00424A26" w:rsidRDefault="00000000">
      <w:r>
        <w:t>8  Verarbeitung von Bildern und Galerien</w:t>
      </w:r>
    </w:p>
    <w:p w14:paraId="3E63B194" w14:textId="77777777" w:rsidR="00424A26" w:rsidRDefault="00000000">
      <w:r>
        <w:t>9  Verarbeitung von HTML5- und YouTube-Videos</w:t>
      </w:r>
    </w:p>
    <w:p w14:paraId="11A05249" w14:textId="77777777" w:rsidR="00424A26" w:rsidRDefault="00000000">
      <w:r>
        <w:t>10  Erkennung von Bild-URLs</w:t>
      </w:r>
    </w:p>
    <w:p w14:paraId="4E8173FD" w14:textId="77777777" w:rsidR="00424A26" w:rsidRDefault="00000000">
      <w:r>
        <w:t>11  Laden von JavaScript und CSS</w:t>
      </w:r>
    </w:p>
    <w:p w14:paraId="574B96F6" w14:textId="77777777" w:rsidR="00424A26" w:rsidRDefault="00000000">
      <w:r>
        <w:t>12  Vollständiger Body-Rewrite über Output Buffering</w:t>
      </w:r>
    </w:p>
    <w:p w14:paraId="09EB4458" w14:textId="77777777" w:rsidR="00424A26" w:rsidRDefault="00000000">
      <w:r>
        <w:t>13  Update-, Backup- und Restore-Logik</w:t>
      </w:r>
    </w:p>
    <w:p w14:paraId="21A9A9CE" w14:textId="77777777" w:rsidR="00424A26" w:rsidRDefault="00000000">
      <w:r>
        <w:t>14  Fehlerbehandlung, Caching und Sicherheitsaspekte</w:t>
      </w:r>
    </w:p>
    <w:p w14:paraId="04E40268" w14:textId="77777777" w:rsidR="00424A26" w:rsidRDefault="00000000">
      <w:r>
        <w:t>15  PHPStan und Typisierung</w:t>
      </w:r>
    </w:p>
    <w:p w14:paraId="3A3CF698" w14:textId="77777777" w:rsidR="00424A26" w:rsidRDefault="00000000">
      <w:r>
        <w:t>16  Implementierungsbeobachtungen und offene Punkte</w:t>
      </w:r>
    </w:p>
    <w:p w14:paraId="4FCD0281" w14:textId="77777777" w:rsidR="00424A26" w:rsidRDefault="00000000">
      <w:r>
        <w:t>17  Testbarkeit und empfohlene Teststrategie</w:t>
      </w:r>
    </w:p>
    <w:p w14:paraId="06E5EE2D" w14:textId="77777777" w:rsidR="00424A26" w:rsidRDefault="00000000">
      <w:r>
        <w:t>18  Zusammenfassung</w:t>
      </w:r>
    </w:p>
    <w:p w14:paraId="3DEEE99F" w14:textId="77777777" w:rsidR="00424A26" w:rsidRDefault="00000000">
      <w:r>
        <w:br w:type="page"/>
      </w:r>
    </w:p>
    <w:p w14:paraId="11855839" w14:textId="77777777" w:rsidR="00424A26" w:rsidRDefault="00000000">
      <w:pPr>
        <w:pStyle w:val="berschrift1"/>
      </w:pPr>
      <w:r>
        <w:lastRenderedPageBreak/>
        <w:t>1. Zweck, Geltungsbereich und Dateien</w:t>
      </w:r>
    </w:p>
    <w:p w14:paraId="439645EB" w14:textId="77777777" w:rsidR="00424A26" w:rsidRDefault="00000000">
      <w:r>
        <w:t>Diese Dokumentation beschreibt sämtliche PHP-Dateien des Plugins „Simple Lightbox with fslightbox“. Im Mittelpunkt steht die Klasse RewriteFigureTags, die serverseitig HTML-Strukturen analysiert und für fslightbox vorbereitet. Ergänzend werden der Plugin-Bootstrap, die robuste Prüfung von Bild-URLs sowie die Sicherung benutzerangepasster Dateien während eines WordPress-Updates dokumentiert.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424A26" w14:paraId="13C7CD2D" w14:textId="77777777">
        <w:trPr>
          <w:jc w:val="center"/>
        </w:trPr>
        <w:tc>
          <w:tcPr>
            <w:tcW w:w="4896" w:type="dxa"/>
            <w:shd w:val="clear" w:color="auto" w:fill="D9EAF7"/>
            <w:vAlign w:val="center"/>
          </w:tcPr>
          <w:p w14:paraId="77051F96" w14:textId="77777777" w:rsidR="00424A26" w:rsidRDefault="00000000">
            <w:r>
              <w:rPr>
                <w:b/>
              </w:rPr>
              <w:t>Datei</w:t>
            </w:r>
          </w:p>
        </w:tc>
        <w:tc>
          <w:tcPr>
            <w:tcW w:w="4896" w:type="dxa"/>
            <w:shd w:val="clear" w:color="auto" w:fill="D9EAF7"/>
            <w:vAlign w:val="center"/>
          </w:tcPr>
          <w:p w14:paraId="1A99A7D1" w14:textId="77777777" w:rsidR="00424A26" w:rsidRDefault="00000000">
            <w:r>
              <w:rPr>
                <w:b/>
              </w:rPr>
              <w:t>Rolle</w:t>
            </w:r>
          </w:p>
        </w:tc>
      </w:tr>
      <w:tr w:rsidR="00424A26" w14:paraId="6641738C" w14:textId="77777777">
        <w:trPr>
          <w:jc w:val="center"/>
        </w:trPr>
        <w:tc>
          <w:tcPr>
            <w:tcW w:w="4896" w:type="dxa"/>
          </w:tcPr>
          <w:p w14:paraId="7316FF6D" w14:textId="77777777" w:rsidR="00424A26" w:rsidRDefault="00000000">
            <w:r>
              <w:t>simple-lightbox-fslight.php</w:t>
            </w:r>
          </w:p>
        </w:tc>
        <w:tc>
          <w:tcPr>
            <w:tcW w:w="4896" w:type="dxa"/>
          </w:tcPr>
          <w:p w14:paraId="5451EEC2" w14:textId="77777777" w:rsidR="00424A26" w:rsidRDefault="00000000">
            <w:r>
              <w:t>Plugin-Header, Sicherheitsprüfung, Includes und Instanziierung der Hauptklasse</w:t>
            </w:r>
          </w:p>
        </w:tc>
      </w:tr>
      <w:tr w:rsidR="00424A26" w14:paraId="35967DE5" w14:textId="77777777">
        <w:trPr>
          <w:jc w:val="center"/>
        </w:trPr>
        <w:tc>
          <w:tcPr>
            <w:tcW w:w="4896" w:type="dxa"/>
          </w:tcPr>
          <w:p w14:paraId="77FAB159" w14:textId="77777777" w:rsidR="00424A26" w:rsidRDefault="00000000">
            <w:r>
              <w:t>classes/RewriteFigureTagsClass.php</w:t>
            </w:r>
          </w:p>
        </w:tc>
        <w:tc>
          <w:tcPr>
            <w:tcW w:w="4896" w:type="dxa"/>
          </w:tcPr>
          <w:p w14:paraId="6772AE52" w14:textId="77777777" w:rsidR="00424A26" w:rsidRDefault="00000000">
            <w:r>
              <w:t>Zentrale Steuerung: Konfiguration, WordPress-Hooks, DOM-Rewrite, Medienbehandlung und Asset-Laden</w:t>
            </w:r>
          </w:p>
        </w:tc>
      </w:tr>
      <w:tr w:rsidR="00424A26" w14:paraId="001D65E3" w14:textId="77777777">
        <w:trPr>
          <w:jc w:val="center"/>
        </w:trPr>
        <w:tc>
          <w:tcPr>
            <w:tcW w:w="4896" w:type="dxa"/>
          </w:tcPr>
          <w:p w14:paraId="69688890" w14:textId="77777777" w:rsidR="00424A26" w:rsidRDefault="00000000">
            <w:r>
              <w:t>classes/hrefImageDetection.php</w:t>
            </w:r>
          </w:p>
        </w:tc>
        <w:tc>
          <w:tcPr>
            <w:tcW w:w="4896" w:type="dxa"/>
          </w:tcPr>
          <w:p w14:paraId="6A4BFC5D" w14:textId="77777777" w:rsidR="00424A26" w:rsidRDefault="00000000">
            <w:r>
              <w:t>Erkennt lokale und externe Bild-URLs mit Heuristiken, HTTP-Checks, Signaturprüfung und Transient-Cache</w:t>
            </w:r>
          </w:p>
        </w:tc>
      </w:tr>
      <w:tr w:rsidR="00424A26" w14:paraId="2034F21A" w14:textId="77777777">
        <w:trPr>
          <w:jc w:val="center"/>
        </w:trPr>
        <w:tc>
          <w:tcPr>
            <w:tcW w:w="4896" w:type="dxa"/>
          </w:tcPr>
          <w:p w14:paraId="02DA70BD" w14:textId="77777777" w:rsidR="00424A26" w:rsidRDefault="00000000">
            <w:r>
              <w:t>admin/pre-post-install.php</w:t>
            </w:r>
          </w:p>
        </w:tc>
        <w:tc>
          <w:tcPr>
            <w:tcW w:w="4896" w:type="dxa"/>
          </w:tcPr>
          <w:p w14:paraId="1123A9C7" w14:textId="77777777" w:rsidR="00424A26" w:rsidRDefault="00000000">
            <w:r>
              <w:t>Sichert plugin-settings.json und optional die Paid-Version von fslightbox vor Updates und stellt sie danach wieder her</w:t>
            </w:r>
          </w:p>
        </w:tc>
      </w:tr>
    </w:tbl>
    <w:p w14:paraId="2A389997" w14:textId="77777777" w:rsidR="00424A26" w:rsidRDefault="00000000">
      <w:r>
        <w:t>Nicht-PHP-Dateien wie JavaScript, CSS und JSON werden nur dort beschrieben, wo sie von PHP geladen, erzeugt oder ausgewertet werden. Eine Detailanalyse des JavaScript-Codes ist nicht Gegenstand dieses Dokuments.</w:t>
      </w:r>
    </w:p>
    <w:p w14:paraId="5868F249" w14:textId="77777777" w:rsidR="00424A26" w:rsidRDefault="00000000">
      <w:pPr>
        <w:pStyle w:val="berschrift1"/>
      </w:pPr>
      <w:r>
        <w:lastRenderedPageBreak/>
        <w:t>2. Architektur und Verantwortlichkeiten</w:t>
      </w:r>
    </w:p>
    <w:p w14:paraId="4D23B419" w14:textId="77777777" w:rsidR="00424A26" w:rsidRDefault="00000000">
      <w:pPr>
        <w:jc w:val="center"/>
      </w:pPr>
      <w:r>
        <w:rPr>
          <w:noProof/>
        </w:rPr>
        <w:drawing>
          <wp:inline distT="0" distB="0" distL="0" distR="0" wp14:anchorId="0235BB08" wp14:editId="6254DF92">
            <wp:extent cx="5943600" cy="35661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0EF82" w14:textId="77777777" w:rsidR="00424A26" w:rsidRDefault="00000000">
      <w:pPr>
        <w:pStyle w:val="Beschriftung"/>
      </w:pPr>
      <w:r>
        <w:t>Abbildung 1: Komponenten und Abhängigkeiten des Plugins</w:t>
      </w:r>
    </w:p>
    <w:p w14:paraId="1DB1328F" w14:textId="77777777" w:rsidR="00424A26" w:rsidRDefault="00000000">
      <w:r>
        <w:t>Die Architektur ist bewusst dateibasiert. Es gibt keine WordPress-Optionstabelle für die Plugin-Konfiguration; die Laufzeitparameter werden aus plugin-settings.json geladen. Der Rewrite kann serverseitig auf the_content, serverseitig auf den gesamten Body oder vollständig clientseitig erfolgen.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424A26" w14:paraId="6AF6F383" w14:textId="77777777">
        <w:trPr>
          <w:jc w:val="center"/>
        </w:trPr>
        <w:tc>
          <w:tcPr>
            <w:tcW w:w="3264" w:type="dxa"/>
            <w:shd w:val="clear" w:color="auto" w:fill="D9EAF7"/>
            <w:vAlign w:val="center"/>
          </w:tcPr>
          <w:p w14:paraId="31ED53D1" w14:textId="77777777" w:rsidR="00424A26" w:rsidRDefault="00000000">
            <w:r>
              <w:rPr>
                <w:b/>
              </w:rPr>
              <w:t>Komponente</w:t>
            </w:r>
          </w:p>
        </w:tc>
        <w:tc>
          <w:tcPr>
            <w:tcW w:w="3264" w:type="dxa"/>
            <w:shd w:val="clear" w:color="auto" w:fill="D9EAF7"/>
            <w:vAlign w:val="center"/>
          </w:tcPr>
          <w:p w14:paraId="78B557C8" w14:textId="77777777" w:rsidR="00424A26" w:rsidRDefault="00000000">
            <w:r>
              <w:rPr>
                <w:b/>
              </w:rPr>
              <w:t>Verantwortung</w:t>
            </w:r>
          </w:p>
        </w:tc>
        <w:tc>
          <w:tcPr>
            <w:tcW w:w="3264" w:type="dxa"/>
            <w:shd w:val="clear" w:color="auto" w:fill="D9EAF7"/>
            <w:vAlign w:val="center"/>
          </w:tcPr>
          <w:p w14:paraId="5FF59235" w14:textId="77777777" w:rsidR="00424A26" w:rsidRDefault="00000000">
            <w:r>
              <w:rPr>
                <w:b/>
              </w:rPr>
              <w:t>Abhängigkeiten</w:t>
            </w:r>
          </w:p>
        </w:tc>
      </w:tr>
      <w:tr w:rsidR="00424A26" w14:paraId="35AA7F1B" w14:textId="77777777">
        <w:trPr>
          <w:jc w:val="center"/>
        </w:trPr>
        <w:tc>
          <w:tcPr>
            <w:tcW w:w="3264" w:type="dxa"/>
          </w:tcPr>
          <w:p w14:paraId="1EE8D6E3" w14:textId="77777777" w:rsidR="00424A26" w:rsidRDefault="00000000">
            <w:r>
              <w:t>Bootstrap</w:t>
            </w:r>
          </w:p>
        </w:tc>
        <w:tc>
          <w:tcPr>
            <w:tcW w:w="3264" w:type="dxa"/>
          </w:tcPr>
          <w:p w14:paraId="65888453" w14:textId="77777777" w:rsidR="00424A26" w:rsidRDefault="00000000">
            <w:r>
              <w:t>Startet Plugin und Hauptklasse</w:t>
            </w:r>
          </w:p>
        </w:tc>
        <w:tc>
          <w:tcPr>
            <w:tcW w:w="3264" w:type="dxa"/>
          </w:tcPr>
          <w:p w14:paraId="41495764" w14:textId="77777777" w:rsidR="00424A26" w:rsidRDefault="00000000">
            <w:r>
              <w:t>WordPress Plugin Loader</w:t>
            </w:r>
          </w:p>
        </w:tc>
      </w:tr>
      <w:tr w:rsidR="00424A26" w14:paraId="17BF7A70" w14:textId="77777777">
        <w:trPr>
          <w:jc w:val="center"/>
        </w:trPr>
        <w:tc>
          <w:tcPr>
            <w:tcW w:w="3264" w:type="dxa"/>
          </w:tcPr>
          <w:p w14:paraId="68DAF83C" w14:textId="77777777" w:rsidR="00424A26" w:rsidRDefault="00000000">
            <w:r>
              <w:t>RewriteFigureTags</w:t>
            </w:r>
          </w:p>
        </w:tc>
        <w:tc>
          <w:tcPr>
            <w:tcW w:w="3264" w:type="dxa"/>
          </w:tcPr>
          <w:p w14:paraId="3372164D" w14:textId="77777777" w:rsidR="00424A26" w:rsidRDefault="00000000">
            <w:r>
              <w:t>Entscheidet über Modus, analysiert DOM, erzeugt Lightbox-Links</w:t>
            </w:r>
          </w:p>
        </w:tc>
        <w:tc>
          <w:tcPr>
            <w:tcW w:w="3264" w:type="dxa"/>
          </w:tcPr>
          <w:p w14:paraId="3ACE4F28" w14:textId="77777777" w:rsidR="00424A26" w:rsidRDefault="00000000">
            <w:r>
              <w:t>WordPress Conditional Tags, DOMDocument, href_is_image()</w:t>
            </w:r>
          </w:p>
        </w:tc>
      </w:tr>
      <w:tr w:rsidR="00424A26" w14:paraId="3E2A2EDD" w14:textId="77777777">
        <w:trPr>
          <w:jc w:val="center"/>
        </w:trPr>
        <w:tc>
          <w:tcPr>
            <w:tcW w:w="3264" w:type="dxa"/>
          </w:tcPr>
          <w:p w14:paraId="27C8EA6A" w14:textId="77777777" w:rsidR="00424A26" w:rsidRDefault="00000000">
            <w:r>
              <w:t>hrefImageDetection</w:t>
            </w:r>
          </w:p>
        </w:tc>
        <w:tc>
          <w:tcPr>
            <w:tcW w:w="3264" w:type="dxa"/>
          </w:tcPr>
          <w:p w14:paraId="61D5A22C" w14:textId="77777777" w:rsidR="00424A26" w:rsidRDefault="00000000">
            <w:r>
              <w:t>Klassifiziert href-Ziele als Bild oder Nicht-Bild</w:t>
            </w:r>
          </w:p>
        </w:tc>
        <w:tc>
          <w:tcPr>
            <w:tcW w:w="3264" w:type="dxa"/>
          </w:tcPr>
          <w:p w14:paraId="5BBB5EA1" w14:textId="77777777" w:rsidR="00424A26" w:rsidRDefault="00000000">
            <w:r>
              <w:t>WordPress HTTP API, Transients, finfo/getimagesize</w:t>
            </w:r>
          </w:p>
        </w:tc>
      </w:tr>
      <w:tr w:rsidR="00424A26" w14:paraId="6E2094BB" w14:textId="77777777">
        <w:trPr>
          <w:jc w:val="center"/>
        </w:trPr>
        <w:tc>
          <w:tcPr>
            <w:tcW w:w="3264" w:type="dxa"/>
          </w:tcPr>
          <w:p w14:paraId="7354AF18" w14:textId="77777777" w:rsidR="00424A26" w:rsidRDefault="00000000">
            <w:r>
              <w:t>Update-Helfer</w:t>
            </w:r>
          </w:p>
        </w:tc>
        <w:tc>
          <w:tcPr>
            <w:tcW w:w="3264" w:type="dxa"/>
          </w:tcPr>
          <w:p w14:paraId="12CE319E" w14:textId="77777777" w:rsidR="00424A26" w:rsidRDefault="00000000">
            <w:r>
              <w:t>Erhält lokale Einstellungen und Paid-Dateien über Updates hinweg</w:t>
            </w:r>
          </w:p>
        </w:tc>
        <w:tc>
          <w:tcPr>
            <w:tcW w:w="3264" w:type="dxa"/>
          </w:tcPr>
          <w:p w14:paraId="0B5244A8" w14:textId="77777777" w:rsidR="00424A26" w:rsidRDefault="00000000">
            <w:r>
              <w:t>Plugin-Upgrader-Hooks und Dateisystem</w:t>
            </w:r>
          </w:p>
        </w:tc>
      </w:tr>
    </w:tbl>
    <w:p w14:paraId="72F6B082" w14:textId="77777777" w:rsidR="00424A26" w:rsidRDefault="00000000">
      <w:pPr>
        <w:pStyle w:val="berschrift1"/>
      </w:pPr>
      <w:r>
        <w:t>3. Bootstrap und Initialisierung</w:t>
      </w:r>
    </w:p>
    <w:p w14:paraId="7CDE5EB0" w14:textId="77777777" w:rsidR="00424A26" w:rsidRDefault="00000000">
      <w:pPr>
        <w:pStyle w:val="CodeBlock"/>
      </w:pPr>
      <w:r>
        <w:t>require_once __DIR__ . '/admin/pre-post-install.php';</w:t>
      </w:r>
      <w:r>
        <w:br/>
        <w:t>require_once __DIR__ . '/classes/RewriteFigureTagsClass.php';</w:t>
      </w:r>
      <w:r>
        <w:br/>
      </w:r>
      <w:r>
        <w:lastRenderedPageBreak/>
        <w:br/>
        <w:t>(new RewriteFigureTags)-&gt;execute();</w:t>
      </w:r>
    </w:p>
    <w:p w14:paraId="79E382B1" w14:textId="77777777" w:rsidR="00424A26" w:rsidRDefault="00000000">
      <w:r>
        <w:t>Der Bootstrap führt drei Schritte aus: Er beendet direkte Aufrufe außerhalb von WordPress, lädt die Update-Helfer und die Hauptklasse und ruft execute() auf. RewriteFigureTagsClass.php bindet seinerseits hrefImageDetection.php ein.</w:t>
      </w:r>
    </w:p>
    <w:p w14:paraId="2819AAC7" w14:textId="77777777" w:rsidR="00424A26" w:rsidRDefault="00000000">
      <w:r>
        <w:t>Der Plugin-Header deklariert Version 3.3.0, WordPress ab 5.9 und PHP ab 8.0. Alle PHP-Dateien arbeiten im Namespace mvbplugins\fslightbox; hrefImageDetection.php enthält jedoch globale namespacenahe Funktionen statt einer Klasse.</w:t>
      </w:r>
    </w:p>
    <w:p w14:paraId="7BB94C1C" w14:textId="77777777" w:rsidR="00424A26" w:rsidRDefault="00000000">
      <w:pPr>
        <w:pStyle w:val="berschrift1"/>
      </w:pPr>
      <w:r>
        <w:t>4. Konfiguration über plugin-settings.json</w:t>
      </w:r>
    </w:p>
    <w:p w14:paraId="0EA9DABE" w14:textId="77777777" w:rsidR="00424A26" w:rsidRDefault="00000000">
      <w:r>
        <w:t>Der Konstruktor ermittelt das Plugin-Hauptverzeichnis, liest plugin-settings.json und überschreibt nur vorhandene Schlüssel. Fehlende Schlüssel behalten die im Quellcode definierten Standardwerte.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424A26" w14:paraId="2CA93AF5" w14:textId="77777777">
        <w:trPr>
          <w:jc w:val="center"/>
        </w:trPr>
        <w:tc>
          <w:tcPr>
            <w:tcW w:w="3264" w:type="dxa"/>
            <w:shd w:val="clear" w:color="auto" w:fill="D9EAF7"/>
            <w:vAlign w:val="center"/>
          </w:tcPr>
          <w:p w14:paraId="25395536" w14:textId="77777777" w:rsidR="00424A26" w:rsidRDefault="00000000">
            <w:r>
              <w:rPr>
                <w:b/>
              </w:rPr>
              <w:t>Schlüssel / Eigenschaft</w:t>
            </w:r>
          </w:p>
        </w:tc>
        <w:tc>
          <w:tcPr>
            <w:tcW w:w="3264" w:type="dxa"/>
            <w:shd w:val="clear" w:color="auto" w:fill="D9EAF7"/>
            <w:vAlign w:val="center"/>
          </w:tcPr>
          <w:p w14:paraId="2386B636" w14:textId="77777777" w:rsidR="00424A26" w:rsidRDefault="00000000">
            <w:r>
              <w:rPr>
                <w:b/>
              </w:rPr>
              <w:t>Standard</w:t>
            </w:r>
          </w:p>
        </w:tc>
        <w:tc>
          <w:tcPr>
            <w:tcW w:w="3264" w:type="dxa"/>
            <w:shd w:val="clear" w:color="auto" w:fill="D9EAF7"/>
            <w:vAlign w:val="center"/>
          </w:tcPr>
          <w:p w14:paraId="0208F4F0" w14:textId="77777777" w:rsidR="00424A26" w:rsidRDefault="00000000">
            <w:r>
              <w:rPr>
                <w:b/>
              </w:rPr>
              <w:t>Bedeutung</w:t>
            </w:r>
          </w:p>
        </w:tc>
      </w:tr>
      <w:tr w:rsidR="00424A26" w14:paraId="3EAA87BF" w14:textId="77777777">
        <w:trPr>
          <w:jc w:val="center"/>
        </w:trPr>
        <w:tc>
          <w:tcPr>
            <w:tcW w:w="3264" w:type="dxa"/>
          </w:tcPr>
          <w:p w14:paraId="7347A371" w14:textId="77777777" w:rsidR="00424A26" w:rsidRDefault="00000000">
            <w:r>
              <w:t>hrefTypes / hrefEmpty, hrefMedia</w:t>
            </w:r>
          </w:p>
        </w:tc>
        <w:tc>
          <w:tcPr>
            <w:tcW w:w="3264" w:type="dxa"/>
          </w:tcPr>
          <w:p w14:paraId="1E56201D" w14:textId="77777777" w:rsidR="00424A26" w:rsidRDefault="00000000">
            <w:r>
              <w:t>Empty, Media</w:t>
            </w:r>
          </w:p>
        </w:tc>
        <w:tc>
          <w:tcPr>
            <w:tcW w:w="3264" w:type="dxa"/>
          </w:tcPr>
          <w:p w14:paraId="691AA7F6" w14:textId="77777777" w:rsidR="00424A26" w:rsidRDefault="00000000">
            <w:r>
              <w:t>Leere Links dürfen erzeugt und vorhandene Links auf Mediendateien dürfen übernommen werden</w:t>
            </w:r>
          </w:p>
        </w:tc>
      </w:tr>
      <w:tr w:rsidR="00424A26" w14:paraId="28D74AE9" w14:textId="77777777">
        <w:trPr>
          <w:jc w:val="center"/>
        </w:trPr>
        <w:tc>
          <w:tcPr>
            <w:tcW w:w="3264" w:type="dxa"/>
          </w:tcPr>
          <w:p w14:paraId="2F267C23" w14:textId="77777777" w:rsidR="00424A26" w:rsidRDefault="00000000">
            <w:r>
              <w:t>postTypes</w:t>
            </w:r>
          </w:p>
        </w:tc>
        <w:tc>
          <w:tcPr>
            <w:tcW w:w="3264" w:type="dxa"/>
          </w:tcPr>
          <w:p w14:paraId="727504B5" w14:textId="77777777" w:rsidR="00424A26" w:rsidRDefault="00000000">
            <w:r>
              <w:t>page, post, home, front</w:t>
            </w:r>
          </w:p>
        </w:tc>
        <w:tc>
          <w:tcPr>
            <w:tcW w:w="3264" w:type="dxa"/>
          </w:tcPr>
          <w:p w14:paraId="0E42843A" w14:textId="77777777" w:rsidR="00424A26" w:rsidRDefault="00000000">
            <w:r>
              <w:t>Zugelassene Inhaltstypen für den serverseitigen Rewrite</w:t>
            </w:r>
          </w:p>
        </w:tc>
      </w:tr>
      <w:tr w:rsidR="00424A26" w14:paraId="5DEACFD6" w14:textId="77777777">
        <w:trPr>
          <w:jc w:val="center"/>
        </w:trPr>
        <w:tc>
          <w:tcPr>
            <w:tcW w:w="3264" w:type="dxa"/>
          </w:tcPr>
          <w:p w14:paraId="66619C11" w14:textId="77777777" w:rsidR="00424A26" w:rsidRDefault="00000000">
            <w:r>
              <w:t>cssClassesToSearch</w:t>
            </w:r>
          </w:p>
        </w:tc>
        <w:tc>
          <w:tcPr>
            <w:tcW w:w="3264" w:type="dxa"/>
          </w:tcPr>
          <w:p w14:paraId="49AD26B2" w14:textId="77777777" w:rsidR="00424A26" w:rsidRDefault="00000000">
            <w:r>
              <w:t>wp-block-image, wp-block-media-text, wp-block-video, postie-image</w:t>
            </w:r>
          </w:p>
        </w:tc>
        <w:tc>
          <w:tcPr>
            <w:tcW w:w="3264" w:type="dxa"/>
          </w:tcPr>
          <w:p w14:paraId="12B2516F" w14:textId="77777777" w:rsidR="00424A26" w:rsidRDefault="00000000">
            <w:r>
              <w:t>CSS-Klassen, durch die ein Figure als relevant gilt</w:t>
            </w:r>
          </w:p>
        </w:tc>
      </w:tr>
      <w:tr w:rsidR="00424A26" w14:paraId="3AD03544" w14:textId="77777777">
        <w:trPr>
          <w:jc w:val="center"/>
        </w:trPr>
        <w:tc>
          <w:tcPr>
            <w:tcW w:w="3264" w:type="dxa"/>
          </w:tcPr>
          <w:p w14:paraId="14342DA5" w14:textId="77777777" w:rsidR="00424A26" w:rsidRDefault="00000000">
            <w:r>
              <w:t>excludeIDs</w:t>
            </w:r>
          </w:p>
        </w:tc>
        <w:tc>
          <w:tcPr>
            <w:tcW w:w="3264" w:type="dxa"/>
          </w:tcPr>
          <w:p w14:paraId="30C7D1CF" w14:textId="77777777" w:rsidR="00424A26" w:rsidRDefault="00000000">
            <w:r>
              <w:t>0</w:t>
            </w:r>
          </w:p>
        </w:tc>
        <w:tc>
          <w:tcPr>
            <w:tcW w:w="3264" w:type="dxa"/>
          </w:tcPr>
          <w:p w14:paraId="7CC8B4E2" w14:textId="77777777" w:rsidR="00424A26" w:rsidRDefault="00000000">
            <w:r>
              <w:t>Post-IDs, die von der Verarbeitung ausgeschlossen werden</w:t>
            </w:r>
          </w:p>
        </w:tc>
      </w:tr>
      <w:tr w:rsidR="00424A26" w14:paraId="31C1C060" w14:textId="77777777">
        <w:trPr>
          <w:jc w:val="center"/>
        </w:trPr>
        <w:tc>
          <w:tcPr>
            <w:tcW w:w="3264" w:type="dxa"/>
          </w:tcPr>
          <w:p w14:paraId="60985295" w14:textId="77777777" w:rsidR="00424A26" w:rsidRDefault="00000000">
            <w:r>
              <w:t>rewriteScope</w:t>
            </w:r>
          </w:p>
        </w:tc>
        <w:tc>
          <w:tcPr>
            <w:tcW w:w="3264" w:type="dxa"/>
          </w:tcPr>
          <w:p w14:paraId="4EA51903" w14:textId="77777777" w:rsidR="00424A26" w:rsidRDefault="00000000">
            <w:r>
              <w:t>Default: content</w:t>
            </w:r>
          </w:p>
        </w:tc>
        <w:tc>
          <w:tcPr>
            <w:tcW w:w="3264" w:type="dxa"/>
          </w:tcPr>
          <w:p w14:paraId="2EBD5DBC" w14:textId="77777777" w:rsidR="00424A26" w:rsidRDefault="00000000">
            <w:r>
              <w:t>Wählt content, body oder javascript</w:t>
            </w:r>
          </w:p>
        </w:tc>
      </w:tr>
    </w:tbl>
    <w:p w14:paraId="70FDFCDC" w14:textId="77777777" w:rsidR="00424A26" w:rsidRDefault="00000000">
      <w:r>
        <w:t>Die Datei wird mit file_get_contents() und json_decode(..., true) eingelesen. Eine explizite Prüfung auf JSON-Fehler oder auf die erwarteten Datentypen erfolgt nicht; fehlerhafte Werte können daher erst später in typisierten Zuweisungen oder Vergleichen sichtbar werden.</w:t>
      </w:r>
    </w:p>
    <w:p w14:paraId="5ADA89E4" w14:textId="77777777" w:rsidR="00424A26" w:rsidRDefault="00000000">
      <w:pPr>
        <w:pStyle w:val="berschrift1"/>
      </w:pPr>
      <w:r>
        <w:lastRenderedPageBreak/>
        <w:t>5. Auswahl des Rendering-Modus</w:t>
      </w:r>
    </w:p>
    <w:p w14:paraId="0CE8E758" w14:textId="77777777" w:rsidR="00424A26" w:rsidRDefault="00000000">
      <w:pPr>
        <w:jc w:val="center"/>
      </w:pPr>
      <w:r>
        <w:rPr>
          <w:noProof/>
        </w:rPr>
        <w:drawing>
          <wp:inline distT="0" distB="0" distL="0" distR="0" wp14:anchorId="6D11D0AF" wp14:editId="5F7FC8F3">
            <wp:extent cx="5943600" cy="35661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FC394" w14:textId="77777777" w:rsidR="00424A26" w:rsidRDefault="00000000">
      <w:pPr>
        <w:pStyle w:val="Beschriftung"/>
      </w:pPr>
      <w:r>
        <w:t>Abbildung 2: Auswahl des Rendering-Modus durch execute()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424A26" w14:paraId="4061BB44" w14:textId="77777777">
        <w:trPr>
          <w:jc w:val="center"/>
        </w:trPr>
        <w:tc>
          <w:tcPr>
            <w:tcW w:w="3264" w:type="dxa"/>
            <w:shd w:val="clear" w:color="auto" w:fill="D9EAF7"/>
            <w:vAlign w:val="center"/>
          </w:tcPr>
          <w:p w14:paraId="37FEEFD7" w14:textId="77777777" w:rsidR="00424A26" w:rsidRDefault="00000000">
            <w:r>
              <w:rPr>
                <w:b/>
              </w:rPr>
              <w:t>Modus</w:t>
            </w:r>
          </w:p>
        </w:tc>
        <w:tc>
          <w:tcPr>
            <w:tcW w:w="3264" w:type="dxa"/>
            <w:shd w:val="clear" w:color="auto" w:fill="D9EAF7"/>
            <w:vAlign w:val="center"/>
          </w:tcPr>
          <w:p w14:paraId="4A43D43C" w14:textId="77777777" w:rsidR="00424A26" w:rsidRDefault="00000000">
            <w:r>
              <w:rPr>
                <w:b/>
              </w:rPr>
              <w:t>WordPress-Anbindung</w:t>
            </w:r>
          </w:p>
        </w:tc>
        <w:tc>
          <w:tcPr>
            <w:tcW w:w="3264" w:type="dxa"/>
            <w:shd w:val="clear" w:color="auto" w:fill="D9EAF7"/>
            <w:vAlign w:val="center"/>
          </w:tcPr>
          <w:p w14:paraId="2731E66D" w14:textId="77777777" w:rsidR="00424A26" w:rsidRDefault="00000000">
            <w:r>
              <w:rPr>
                <w:b/>
              </w:rPr>
              <w:t>Charakteristik</w:t>
            </w:r>
          </w:p>
        </w:tc>
      </w:tr>
      <w:tr w:rsidR="00424A26" w14:paraId="291FAFCE" w14:textId="77777777">
        <w:trPr>
          <w:jc w:val="center"/>
        </w:trPr>
        <w:tc>
          <w:tcPr>
            <w:tcW w:w="3264" w:type="dxa"/>
          </w:tcPr>
          <w:p w14:paraId="0059E71D" w14:textId="77777777" w:rsidR="00424A26" w:rsidRDefault="00000000">
            <w:r>
              <w:t>content</w:t>
            </w:r>
          </w:p>
        </w:tc>
        <w:tc>
          <w:tcPr>
            <w:tcW w:w="3264" w:type="dxa"/>
          </w:tcPr>
          <w:p w14:paraId="1403FAFC" w14:textId="77777777" w:rsidR="00424A26" w:rsidRDefault="00000000">
            <w:r>
              <w:t>Filter the_content, Priorität 20</w:t>
            </w:r>
          </w:p>
        </w:tc>
        <w:tc>
          <w:tcPr>
            <w:tcW w:w="3264" w:type="dxa"/>
          </w:tcPr>
          <w:p w14:paraId="77C058E8" w14:textId="77777777" w:rsidR="00424A26" w:rsidRDefault="00000000">
            <w:r>
              <w:t>Nur der eigentliche Beitragsinhalt wird serverseitig mit DOMDocument bearbeitet</w:t>
            </w:r>
          </w:p>
        </w:tc>
      </w:tr>
      <w:tr w:rsidR="00424A26" w14:paraId="67DC14FB" w14:textId="77777777">
        <w:trPr>
          <w:jc w:val="center"/>
        </w:trPr>
        <w:tc>
          <w:tcPr>
            <w:tcW w:w="3264" w:type="dxa"/>
          </w:tcPr>
          <w:p w14:paraId="3FA830B3" w14:textId="77777777" w:rsidR="00424A26" w:rsidRDefault="00000000">
            <w:r>
              <w:t>body</w:t>
            </w:r>
          </w:p>
        </w:tc>
        <w:tc>
          <w:tcPr>
            <w:tcW w:w="3264" w:type="dxa"/>
          </w:tcPr>
          <w:p w14:paraId="32612C14" w14:textId="77777777" w:rsidR="00424A26" w:rsidRDefault="00000000">
            <w:r>
              <w:t>template_redirect + ob_start()</w:t>
            </w:r>
          </w:p>
        </w:tc>
        <w:tc>
          <w:tcPr>
            <w:tcW w:w="3264" w:type="dxa"/>
          </w:tcPr>
          <w:p w14:paraId="54E4C811" w14:textId="77777777" w:rsidR="00424A26" w:rsidRDefault="00000000">
            <w:r>
              <w:t>Der innere Inhalt des vollständigen &lt;body&gt; wird serverseitig bearbeitet; Assets werden als HTML-Tags angehängt</w:t>
            </w:r>
          </w:p>
        </w:tc>
      </w:tr>
      <w:tr w:rsidR="00424A26" w14:paraId="7F8DA4E4" w14:textId="77777777">
        <w:trPr>
          <w:jc w:val="center"/>
        </w:trPr>
        <w:tc>
          <w:tcPr>
            <w:tcW w:w="3264" w:type="dxa"/>
          </w:tcPr>
          <w:p w14:paraId="011DD51A" w14:textId="77777777" w:rsidR="00424A26" w:rsidRDefault="00000000">
            <w:r>
              <w:t>javascript</w:t>
            </w:r>
          </w:p>
        </w:tc>
        <w:tc>
          <w:tcPr>
            <w:tcW w:w="3264" w:type="dxa"/>
          </w:tcPr>
          <w:p w14:paraId="7084F9D8" w14:textId="77777777" w:rsidR="00424A26" w:rsidRDefault="00000000">
            <w:r>
              <w:t>wp_enqueue_scripts</w:t>
            </w:r>
          </w:p>
        </w:tc>
        <w:tc>
          <w:tcPr>
            <w:tcW w:w="3264" w:type="dxa"/>
          </w:tcPr>
          <w:p w14:paraId="3871C48A" w14:textId="77777777" w:rsidR="00424A26" w:rsidRDefault="00000000">
            <w:r>
              <w:t>PHP verändert das HTML nicht; JavaScript scannt den Body und erhält eine Inline-Konfiguration</w:t>
            </w:r>
          </w:p>
        </w:tc>
      </w:tr>
    </w:tbl>
    <w:p w14:paraId="77FBB8F5" w14:textId="77777777" w:rsidR="00424A26" w:rsidRDefault="00000000">
      <w:r>
        <w:t>Der content-Modus ist der implizite Fallback, wenn rewriteScope weder body noch javascript lautet. execute() gibt unabhängig vom gewählten Modus true zurück.</w:t>
      </w:r>
    </w:p>
    <w:p w14:paraId="0EF39235" w14:textId="77777777" w:rsidR="00424A26" w:rsidRDefault="00000000">
      <w:pPr>
        <w:pStyle w:val="berschrift1"/>
      </w:pPr>
      <w:r>
        <w:t>6. Frontend-Guards und Ausführungsbedingungen</w:t>
      </w:r>
    </w:p>
    <w:p w14:paraId="313CB0D4" w14:textId="77777777" w:rsidR="00424A26" w:rsidRDefault="00000000">
      <w:r>
        <w:t>prepare() bestimmt die aktuelle Post-ID und den Post-Typ und baut daraus doRewrite. Die Verarbeitung erfolgt nur im Frontend und nur unter einer engen Kombination von WordPress-Zuständen.</w:t>
      </w:r>
    </w:p>
    <w:p w14:paraId="005889FD" w14:textId="77777777" w:rsidR="00424A26" w:rsidRDefault="00000000">
      <w:pPr>
        <w:pStyle w:val="Aufzhlungszeichen"/>
      </w:pPr>
      <w:r>
        <w:lastRenderedPageBreak/>
        <w:t>Post-Typ muss in postTypes enthalten sein.</w:t>
      </w:r>
    </w:p>
    <w:p w14:paraId="5FB261A3" w14:textId="77777777" w:rsidR="00424A26" w:rsidRDefault="00000000">
      <w:pPr>
        <w:pStyle w:val="Aufzhlungszeichen"/>
      </w:pPr>
      <w:r>
        <w:t>Post-ID darf nicht in excludeIDs enthalten sein.</w:t>
      </w:r>
    </w:p>
    <w:p w14:paraId="595882EE" w14:textId="77777777" w:rsidR="00424A26" w:rsidRDefault="00000000">
      <w:pPr>
        <w:pStyle w:val="Aufzhlungszeichen"/>
      </w:pPr>
      <w:r>
        <w:t>Kein Admin-Bereich, Feed, Trackback oder REST-Request.</w:t>
      </w:r>
    </w:p>
    <w:p w14:paraId="33A3CF16" w14:textId="77777777" w:rsidR="00424A26" w:rsidRDefault="00000000">
      <w:pPr>
        <w:pStyle w:val="Aufzhlungszeichen"/>
      </w:pPr>
      <w:r>
        <w:t>Die Anfrage muss singular und die Main Query sein.</w:t>
      </w:r>
    </w:p>
    <w:p w14:paraId="2E4C44AD" w14:textId="77777777" w:rsidR="00424A26" w:rsidRDefault="00000000">
      <w:pPr>
        <w:pStyle w:val="Aufzhlungszeichen"/>
      </w:pPr>
      <w:r>
        <w:t>nFound wird vor jedem Lauf auf 0 zurückgesetzt.</w:t>
      </w:r>
    </w:p>
    <w:p w14:paraId="3EF377D7" w14:textId="77777777" w:rsidR="00424A26" w:rsidRDefault="00000000">
      <w:r>
        <w:t>changeFigureTagsInContent() besitzt zusätzliche Kurzschlussbedingungen: Bereits markierter Inhalt und rekursive Aufrufe werden nicht erneut bearbeitet. Enthält der Text weder &lt;figure&gt; noch &lt;img&gt;, wird DOMDocument gar nicht aufgebaut. called_counter verhindert insbesondere verschachtelte the_content-Ausführungen.</w:t>
      </w:r>
    </w:p>
    <w:p w14:paraId="1D494887" w14:textId="77777777" w:rsidR="00424A26" w:rsidRDefault="00000000">
      <w:pPr>
        <w:pStyle w:val="berschrift1"/>
      </w:pPr>
      <w:r>
        <w:t>7. HTML-Rewrite mit DOMDocument</w:t>
      </w:r>
    </w:p>
    <w:p w14:paraId="1F701938" w14:textId="77777777" w:rsidR="00424A26" w:rsidRDefault="00000000">
      <w:pPr>
        <w:jc w:val="center"/>
      </w:pPr>
      <w:r>
        <w:rPr>
          <w:noProof/>
        </w:rPr>
        <w:drawing>
          <wp:inline distT="0" distB="0" distL="0" distR="0" wp14:anchorId="444D0A63" wp14:editId="5A945852">
            <wp:extent cx="5943600" cy="35661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wri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43956" w14:textId="77777777" w:rsidR="00424A26" w:rsidRDefault="00000000">
      <w:pPr>
        <w:pStyle w:val="Beschriftung"/>
      </w:pPr>
      <w:r>
        <w:t>Abbildung 3: Vollständiger Ablauf der aktiven Methode rewriteHTML()</w:t>
      </w:r>
    </w:p>
    <w:p w14:paraId="2D98505D" w14:textId="77777777" w:rsidR="00424A26" w:rsidRDefault="00000000">
      <w:pPr>
        <w:pStyle w:val="Listennummer"/>
      </w:pPr>
      <w:r>
        <w:t>Originalinhalt sichern und mit einem zufälligen Wrapper-DIV in ein vollständiges HTML-Dokument einbetten.</w:t>
      </w:r>
    </w:p>
    <w:p w14:paraId="474FDB7F" w14:textId="77777777" w:rsidR="00424A26" w:rsidRDefault="00000000">
      <w:pPr>
        <w:pStyle w:val="Listennummer"/>
      </w:pPr>
      <w:r>
        <w:t>DOMDocument mit interner libxml-Fehlerbehandlung laden.</w:t>
      </w:r>
    </w:p>
    <w:p w14:paraId="5DA47D90" w14:textId="77777777" w:rsidR="00424A26" w:rsidRDefault="00000000">
      <w:pPr>
        <w:pStyle w:val="Listennummer"/>
      </w:pPr>
      <w:r>
        <w:t>Alle figure-Elemente im Wrapper durchlaufen.</w:t>
      </w:r>
    </w:p>
    <w:p w14:paraId="0A71E2C5" w14:textId="77777777" w:rsidR="00424A26" w:rsidRDefault="00000000">
      <w:pPr>
        <w:pStyle w:val="Listennummer"/>
      </w:pPr>
      <w:r>
        <w:t>Relevanz anhand der eigenen oder der elterlichen CSS-Klasse bestimmen.</w:t>
      </w:r>
    </w:p>
    <w:p w14:paraId="4E1550CB" w14:textId="77777777" w:rsidR="00424A26" w:rsidRDefault="00000000">
      <w:pPr>
        <w:pStyle w:val="Listennummer"/>
      </w:pPr>
      <w:r>
        <w:t>Vorhandene WordPress-Lightbox-Klasse wp-lightbox als Ausschluss behandeln.</w:t>
      </w:r>
    </w:p>
    <w:p w14:paraId="22C9628D" w14:textId="77777777" w:rsidR="00424A26" w:rsidRDefault="00000000">
      <w:pPr>
        <w:pStyle w:val="Listennummer"/>
      </w:pPr>
      <w:r>
        <w:t>Medientyp, vorhandenen Link, Caption und Sonderstruktur bestimmen.</w:t>
      </w:r>
    </w:p>
    <w:p w14:paraId="22D676CB" w14:textId="77777777" w:rsidR="00424A26" w:rsidRDefault="00000000">
      <w:pPr>
        <w:pStyle w:val="Listennummer"/>
      </w:pPr>
      <w:r>
        <w:t>Bei passender Konfiguration ein neues a-Element mit fslightbox-Attributen erzeugen und das Figure ersetzen.</w:t>
      </w:r>
    </w:p>
    <w:p w14:paraId="18980CBC" w14:textId="77777777" w:rsidR="00424A26" w:rsidRDefault="00000000">
      <w:pPr>
        <w:pStyle w:val="Listennummer"/>
      </w:pPr>
      <w:r>
        <w:lastRenderedPageBreak/>
        <w:t>Nur die Kindknoten des Wrappers serialisieren und einen Verarbeitungs-Kommentar voranstellen.</w:t>
      </w:r>
    </w:p>
    <w:p w14:paraId="1C2D4A9C" w14:textId="77777777" w:rsidR="00424A26" w:rsidRDefault="00000000">
      <w:pPr>
        <w:pStyle w:val="Listennummer"/>
      </w:pPr>
      <w:r>
        <w:t>Wenn nichts geändert wurde oder der Wrapper nicht verfügbar ist, unverändert den Originalinhalt zurückgeben.</w:t>
      </w:r>
    </w:p>
    <w:p w14:paraId="10941300" w14:textId="77777777" w:rsidR="00424A26" w:rsidRDefault="00000000">
      <w:pPr>
        <w:pStyle w:val="CodeBlock"/>
      </w:pPr>
      <w:r>
        <w:t>$wrapId = '__fslbx_wrap_' . wp_generate_password(8, false, false);</w:t>
      </w:r>
      <w:r>
        <w:br/>
        <w:t>$dom = new \DOMDocument();</w:t>
      </w:r>
      <w:r>
        <w:br/>
        <w:t>$dom-&gt;loadHTML($html, LIBXML_HTML_NOIMPLIED | LIBXML_HTML_NODEFDTD | LIBXML_NOERROR | LIBXML_NOWARNING);</w:t>
      </w:r>
    </w:p>
    <w:p w14:paraId="1BA98FB0" w14:textId="77777777" w:rsidR="00424A26" w:rsidRDefault="00000000">
      <w:r>
        <w:t>Der Wrapper verhindert, dass DOMDocument beim Serialisieren zusätzliche html-, head- oder body-Strukturen in das WordPress-Fragment einmischt. Die Markierung „simple-lightbox-fslight processed figures“ dient zugleich als Schutz gegen eine zweite Verarbeitung.</w:t>
      </w:r>
    </w:p>
    <w:p w14:paraId="52FA1E9D" w14:textId="77777777" w:rsidR="00424A26" w:rsidRDefault="00000000">
      <w:pPr>
        <w:pStyle w:val="berschrift1"/>
      </w:pPr>
      <w:r>
        <w:t>8. Verarbeitung von Bildern und Galerien</w:t>
      </w:r>
    </w:p>
    <w:p w14:paraId="60755868" w14:textId="77777777" w:rsidR="00424A26" w:rsidRDefault="00000000">
      <w:r>
        <w:t>Für ein nicht als Video klassifiziertes Figure wird das erste img-Element ausgewählt. Anschließend wird geprüft, ob ein a-Element vorhanden ist, ob dieses tatsächlich das Bild umschließt und ob sein href als Bilddatei erkannt wird.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424A26" w14:paraId="6A9C27EA" w14:textId="77777777">
        <w:trPr>
          <w:jc w:val="center"/>
        </w:trPr>
        <w:tc>
          <w:tcPr>
            <w:tcW w:w="3264" w:type="dxa"/>
            <w:shd w:val="clear" w:color="auto" w:fill="D9EAF7"/>
            <w:vAlign w:val="center"/>
          </w:tcPr>
          <w:p w14:paraId="10CD72CA" w14:textId="77777777" w:rsidR="00424A26" w:rsidRDefault="00000000">
            <w:r>
              <w:rPr>
                <w:b/>
              </w:rPr>
              <w:t>Fall</w:t>
            </w:r>
          </w:p>
        </w:tc>
        <w:tc>
          <w:tcPr>
            <w:tcW w:w="3264" w:type="dxa"/>
            <w:shd w:val="clear" w:color="auto" w:fill="D9EAF7"/>
            <w:vAlign w:val="center"/>
          </w:tcPr>
          <w:p w14:paraId="34B95D2A" w14:textId="77777777" w:rsidR="00424A26" w:rsidRDefault="00000000">
            <w:r>
              <w:rPr>
                <w:b/>
              </w:rPr>
              <w:t>Voraussetzung</w:t>
            </w:r>
          </w:p>
        </w:tc>
        <w:tc>
          <w:tcPr>
            <w:tcW w:w="3264" w:type="dxa"/>
            <w:shd w:val="clear" w:color="auto" w:fill="D9EAF7"/>
            <w:vAlign w:val="center"/>
          </w:tcPr>
          <w:p w14:paraId="4637ED6C" w14:textId="77777777" w:rsidR="00424A26" w:rsidRDefault="00000000">
            <w:r>
              <w:rPr>
                <w:b/>
              </w:rPr>
              <w:t>Transformation</w:t>
            </w:r>
          </w:p>
        </w:tc>
      </w:tr>
      <w:tr w:rsidR="00424A26" w14:paraId="146363FF" w14:textId="77777777">
        <w:trPr>
          <w:jc w:val="center"/>
        </w:trPr>
        <w:tc>
          <w:tcPr>
            <w:tcW w:w="3264" w:type="dxa"/>
          </w:tcPr>
          <w:p w14:paraId="03B43A7E" w14:textId="77777777" w:rsidR="00424A26" w:rsidRDefault="00000000">
            <w:r>
              <w:t>Bild ohne Zwischen-DIV</w:t>
            </w:r>
          </w:p>
        </w:tc>
        <w:tc>
          <w:tcPr>
            <w:tcW w:w="3264" w:type="dxa"/>
          </w:tcPr>
          <w:p w14:paraId="34349844" w14:textId="77777777" w:rsidR="00424A26" w:rsidRDefault="00000000">
            <w:r>
              <w:t>hrefEmpty oder geeigneter Medienlink; kein Video</w:t>
            </w:r>
          </w:p>
        </w:tc>
        <w:tc>
          <w:tcPr>
            <w:tcW w:w="3264" w:type="dxa"/>
          </w:tcPr>
          <w:p w14:paraId="60C22DC9" w14:textId="77777777" w:rsidR="00424A26" w:rsidRDefault="00000000">
            <w:r>
              <w:t>Neues Figure mit a[data-fslightbox] und verschobenem img; Caption wird angehängt</w:t>
            </w:r>
          </w:p>
        </w:tc>
      </w:tr>
      <w:tr w:rsidR="00424A26" w14:paraId="48E53E9B" w14:textId="77777777">
        <w:trPr>
          <w:jc w:val="center"/>
        </w:trPr>
        <w:tc>
          <w:tcPr>
            <w:tcW w:w="3264" w:type="dxa"/>
          </w:tcPr>
          <w:p w14:paraId="43FFD74C" w14:textId="77777777" w:rsidR="00424A26" w:rsidRDefault="00000000">
            <w:r>
              <w:t>Bild mit DIV innerhalb Figure</w:t>
            </w:r>
          </w:p>
        </w:tc>
        <w:tc>
          <w:tcPr>
            <w:tcW w:w="3264" w:type="dxa"/>
          </w:tcPr>
          <w:p w14:paraId="48F35826" w14:textId="77777777" w:rsidR="00424A26" w:rsidRDefault="00000000">
            <w:r>
              <w:t>Wie oben, aber DIV liegt zwischen Figure und img</w:t>
            </w:r>
          </w:p>
        </w:tc>
        <w:tc>
          <w:tcPr>
            <w:tcW w:w="3264" w:type="dxa"/>
          </w:tcPr>
          <w:p w14:paraId="3A8985F8" w14:textId="77777777" w:rsidR="00424A26" w:rsidRDefault="00000000">
            <w:r>
              <w:t>img wird geklont und an Ort und Stelle durch den neuen Link ersetzt</w:t>
            </w:r>
          </w:p>
        </w:tc>
      </w:tr>
      <w:tr w:rsidR="00424A26" w14:paraId="2EE01ADC" w14:textId="77777777">
        <w:trPr>
          <w:jc w:val="center"/>
        </w:trPr>
        <w:tc>
          <w:tcPr>
            <w:tcW w:w="3264" w:type="dxa"/>
          </w:tcPr>
          <w:p w14:paraId="1D9F8D0A" w14:textId="77777777" w:rsidR="00424A26" w:rsidRDefault="00000000">
            <w:r>
              <w:t>Vorhandener Caption-Link</w:t>
            </w:r>
          </w:p>
        </w:tc>
        <w:tc>
          <w:tcPr>
            <w:tcW w:w="3264" w:type="dxa"/>
          </w:tcPr>
          <w:p w14:paraId="0CF26C1D" w14:textId="77777777" w:rsidR="00424A26" w:rsidRDefault="00000000">
            <w:r>
              <w:t>a liegt unter figcaption</w:t>
            </w:r>
          </w:p>
        </w:tc>
        <w:tc>
          <w:tcPr>
            <w:tcW w:w="3264" w:type="dxa"/>
          </w:tcPr>
          <w:p w14:paraId="4B2A3FD8" w14:textId="77777777" w:rsidR="00424A26" w:rsidRDefault="00000000">
            <w:r>
              <w:t>Gilt nicht als Bild-Link; hasHref wird false</w:t>
            </w:r>
          </w:p>
        </w:tc>
      </w:tr>
      <w:tr w:rsidR="00424A26" w14:paraId="61E25721" w14:textId="77777777">
        <w:trPr>
          <w:jc w:val="center"/>
        </w:trPr>
        <w:tc>
          <w:tcPr>
            <w:tcW w:w="3264" w:type="dxa"/>
          </w:tcPr>
          <w:p w14:paraId="66733825" w14:textId="77777777" w:rsidR="00424A26" w:rsidRDefault="00000000">
            <w:r>
              <w:t>Native WP-Lightbox</w:t>
            </w:r>
          </w:p>
        </w:tc>
        <w:tc>
          <w:tcPr>
            <w:tcW w:w="3264" w:type="dxa"/>
          </w:tcPr>
          <w:p w14:paraId="6D3DD58E" w14:textId="77777777" w:rsidR="00424A26" w:rsidRDefault="00000000">
            <w:r>
              <w:t>Figure-Klasse enthält wp-lightbox</w:t>
            </w:r>
          </w:p>
        </w:tc>
        <w:tc>
          <w:tcPr>
            <w:tcW w:w="3264" w:type="dxa"/>
          </w:tcPr>
          <w:p w14:paraId="78369AEC" w14:textId="77777777" w:rsidR="00424A26" w:rsidRDefault="00000000">
            <w:r>
              <w:t>Keine Verarbeitung, um konkurrierende Lightbox-Systeme zu vermeiden</w:t>
            </w:r>
          </w:p>
        </w:tc>
      </w:tr>
    </w:tbl>
    <w:p w14:paraId="43356F85" w14:textId="77777777" w:rsidR="00424A26" w:rsidRDefault="00000000">
      <w:r>
        <w:t>classCreateElement() erzeugt das a-Element und übernimmt je nach Medientyp Ziel-URL, Thumbnail, Caption-Kontext, data-type, data-fslightbox und ein aria-label. Die Gallery-Zuordnung verwendet den festen Schlüssel „1“ beziehungsweise die in der JavaScript-Konfiguration definierte galleryKey „slfs“.</w:t>
      </w:r>
    </w:p>
    <w:p w14:paraId="740415AF" w14:textId="77777777" w:rsidR="00424A26" w:rsidRDefault="00000000">
      <w:pPr>
        <w:pStyle w:val="berschrift1"/>
      </w:pPr>
      <w:r>
        <w:t>9. Verarbeitung von HTML5- und YouTube-Videos</w:t>
      </w:r>
    </w:p>
    <w:p w14:paraId="5BC0C8A4" w14:textId="77777777" w:rsidR="00424A26" w:rsidRDefault="00000000">
      <w:r>
        <w:t>findCssClass() leitet aus dem jeweils gefundenen Suchbegriff zusätzlich isVideo und isYouTube ab. Dadurch werden wp-block-video und entsprechend konfigurierte YouTube-Klassen anders verarbeitet als Bilder.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3109"/>
        <w:gridCol w:w="3101"/>
        <w:gridCol w:w="3798"/>
      </w:tblGrid>
      <w:tr w:rsidR="00424A26" w14:paraId="446DB512" w14:textId="77777777">
        <w:trPr>
          <w:jc w:val="center"/>
        </w:trPr>
        <w:tc>
          <w:tcPr>
            <w:tcW w:w="3264" w:type="dxa"/>
            <w:shd w:val="clear" w:color="auto" w:fill="D9EAF7"/>
            <w:vAlign w:val="center"/>
          </w:tcPr>
          <w:p w14:paraId="0DDE3557" w14:textId="77777777" w:rsidR="00424A26" w:rsidRDefault="00000000">
            <w:r>
              <w:rPr>
                <w:b/>
              </w:rPr>
              <w:t>Medientyp</w:t>
            </w:r>
          </w:p>
        </w:tc>
        <w:tc>
          <w:tcPr>
            <w:tcW w:w="3264" w:type="dxa"/>
            <w:shd w:val="clear" w:color="auto" w:fill="D9EAF7"/>
            <w:vAlign w:val="center"/>
          </w:tcPr>
          <w:p w14:paraId="20B10474" w14:textId="77777777" w:rsidR="00424A26" w:rsidRDefault="00000000">
            <w:r>
              <w:rPr>
                <w:b/>
              </w:rPr>
              <w:t>Quelle</w:t>
            </w:r>
          </w:p>
        </w:tc>
        <w:tc>
          <w:tcPr>
            <w:tcW w:w="3264" w:type="dxa"/>
            <w:shd w:val="clear" w:color="auto" w:fill="D9EAF7"/>
            <w:vAlign w:val="center"/>
          </w:tcPr>
          <w:p w14:paraId="4204924F" w14:textId="77777777" w:rsidR="00424A26" w:rsidRDefault="00000000">
            <w:r>
              <w:rPr>
                <w:b/>
              </w:rPr>
              <w:t>Besonderheiten</w:t>
            </w:r>
          </w:p>
        </w:tc>
      </w:tr>
      <w:tr w:rsidR="00424A26" w14:paraId="4659B580" w14:textId="77777777">
        <w:trPr>
          <w:jc w:val="center"/>
        </w:trPr>
        <w:tc>
          <w:tcPr>
            <w:tcW w:w="3264" w:type="dxa"/>
          </w:tcPr>
          <w:p w14:paraId="3FC83B3F" w14:textId="77777777" w:rsidR="00424A26" w:rsidRDefault="00000000">
            <w:r>
              <w:lastRenderedPageBreak/>
              <w:t>HTML5-Video</w:t>
            </w:r>
          </w:p>
        </w:tc>
        <w:tc>
          <w:tcPr>
            <w:tcW w:w="3264" w:type="dxa"/>
          </w:tcPr>
          <w:p w14:paraId="7F95B334" w14:textId="77777777" w:rsidR="00424A26" w:rsidRDefault="00000000">
            <w:r>
              <w:t>Erstes video-Element; optional poster</w:t>
            </w:r>
          </w:p>
        </w:tc>
        <w:tc>
          <w:tcPr>
            <w:tcW w:w="3264" w:type="dxa"/>
          </w:tcPr>
          <w:p w14:paraId="2D08D17F" w14:textId="77777777" w:rsidR="00424A26" w:rsidRDefault="00000000">
            <w:r>
              <w:t>Lightbox-Link erhält Video-Datentyp und Thumbnail; ein separates Button-DIV wird erzeugt</w:t>
            </w:r>
          </w:p>
        </w:tc>
      </w:tr>
      <w:tr w:rsidR="00424A26" w14:paraId="3091B536" w14:textId="77777777">
        <w:trPr>
          <w:jc w:val="center"/>
        </w:trPr>
        <w:tc>
          <w:tcPr>
            <w:tcW w:w="3264" w:type="dxa"/>
          </w:tcPr>
          <w:p w14:paraId="7A94CA76" w14:textId="77777777" w:rsidR="00424A26" w:rsidRDefault="00000000">
            <w:r>
              <w:t>YouTube</w:t>
            </w:r>
          </w:p>
        </w:tc>
        <w:tc>
          <w:tcPr>
            <w:tcW w:w="3264" w:type="dxa"/>
          </w:tcPr>
          <w:p w14:paraId="3927FE57" w14:textId="77777777" w:rsidR="00424A26" w:rsidRDefault="00000000">
            <w:r>
              <w:t>Erstes iframe-Element</w:t>
            </w:r>
          </w:p>
        </w:tc>
        <w:tc>
          <w:tcPr>
            <w:tcW w:w="3264" w:type="dxa"/>
          </w:tcPr>
          <w:p w14:paraId="4E55119E" w14:textId="77777777" w:rsidR="00424A26" w:rsidRDefault="00000000">
            <w:r>
              <w:t>URL wird auf youtube-nocookie.com umgestellt; enablejsapi=1 ergänzt; Lightbox-href ohne Query</w:t>
            </w:r>
          </w:p>
        </w:tc>
      </w:tr>
      <w:tr w:rsidR="00424A26" w14:paraId="1B17EF4C" w14:textId="77777777">
        <w:trPr>
          <w:jc w:val="center"/>
        </w:trPr>
        <w:tc>
          <w:tcPr>
            <w:tcW w:w="3264" w:type="dxa"/>
          </w:tcPr>
          <w:p w14:paraId="60E1B826" w14:textId="77777777" w:rsidR="00424A26" w:rsidRDefault="00000000">
            <w:r>
              <w:t>YouTube-Thumbnail</w:t>
            </w:r>
          </w:p>
        </w:tc>
        <w:tc>
          <w:tcPr>
            <w:tcW w:w="3264" w:type="dxa"/>
          </w:tcPr>
          <w:p w14:paraId="4E627A59" w14:textId="77777777" w:rsidR="00424A26" w:rsidRDefault="00000000">
            <w:r>
              <w:t>Video-ID aus mehreren URL-Formaten</w:t>
            </w:r>
          </w:p>
        </w:tc>
        <w:tc>
          <w:tcPr>
            <w:tcW w:w="3264" w:type="dxa"/>
          </w:tcPr>
          <w:p w14:paraId="32FC7B6E" w14:textId="77777777" w:rsidR="00424A26" w:rsidRDefault="00000000">
            <w:r>
              <w:t>data-thumb verweist auf img.youtube.com/vi/&lt;ID&gt;/hqdefault.jpg</w:t>
            </w:r>
          </w:p>
        </w:tc>
      </w:tr>
    </w:tbl>
    <w:p w14:paraId="00440344" w14:textId="77777777" w:rsidR="00424A26" w:rsidRDefault="00000000">
      <w:r>
        <w:t>extract_yt_id() akzeptiert direkte 11-stellige IDs sowie watch-, youtu.be-, embed-, shorts-, /v/- und /vi/-URLs. Kann keine ID bestimmt werden, wird kein Thumbnail-Attribut ergänzt.</w:t>
      </w:r>
    </w:p>
    <w:p w14:paraId="4C3DF436" w14:textId="77777777" w:rsidR="00424A26" w:rsidRDefault="00000000">
      <w:pPr>
        <w:pStyle w:val="berschrift1"/>
      </w:pPr>
      <w:r>
        <w:t>10. Erkennung von Bild-URLs</w:t>
      </w:r>
    </w:p>
    <w:p w14:paraId="7FCE9168" w14:textId="77777777" w:rsidR="00424A26" w:rsidRDefault="00000000">
      <w:r>
        <w:t>href_is_image() ist eine mehrstufige Klassifikation, die schnelle lokale Entscheidungen bevorzugt und externe Requests nur als Fallback ausführt.</w:t>
      </w:r>
    </w:p>
    <w:p w14:paraId="32AD508C" w14:textId="77777777" w:rsidR="00424A26" w:rsidRDefault="00000000">
      <w:pPr>
        <w:pStyle w:val="Listennummer"/>
      </w:pPr>
      <w:r>
        <w:t>Data-URI mit data:image/ sofort akzeptieren.</w:t>
      </w:r>
    </w:p>
    <w:p w14:paraId="3DF7D7D0" w14:textId="77777777" w:rsidR="00424A26" w:rsidRDefault="00000000">
      <w:pPr>
        <w:pStyle w:val="Listennummer"/>
      </w:pPr>
      <w:r>
        <w:t>URL mit wp_http_validate_url() validieren.</w:t>
      </w:r>
    </w:p>
    <w:p w14:paraId="681F0EF1" w14:textId="77777777" w:rsidR="00424A26" w:rsidRDefault="00000000">
      <w:pPr>
        <w:pStyle w:val="Listennummer"/>
      </w:pPr>
      <w:r>
        <w:t>Bekannte Video-/Audioanbieter ausschließen.</w:t>
      </w:r>
    </w:p>
    <w:p w14:paraId="0A8D1F3A" w14:textId="77777777" w:rsidR="00424A26" w:rsidRDefault="00000000">
      <w:pPr>
        <w:pStyle w:val="Listennummer"/>
      </w:pPr>
      <w:r>
        <w:t>Dateiendung gegen eine Bild-Whitelist prüfen.</w:t>
      </w:r>
    </w:p>
    <w:p w14:paraId="62F3A838" w14:textId="77777777" w:rsidR="00424A26" w:rsidRDefault="00000000">
      <w:pPr>
        <w:pStyle w:val="Listennummer"/>
      </w:pPr>
      <w:r>
        <w:t>Lokale URL über wp_check_filetype() beziehungsweise die Endung bewerten.</w:t>
      </w:r>
    </w:p>
    <w:p w14:paraId="3889565E" w14:textId="77777777" w:rsidR="00424A26" w:rsidRDefault="00000000">
      <w:pPr>
        <w:pStyle w:val="Listennummer"/>
      </w:pPr>
      <w:r>
        <w:t>Externes Ergebnis aus einem Transient lesen.</w:t>
      </w:r>
    </w:p>
    <w:p w14:paraId="07C32ED1" w14:textId="77777777" w:rsidR="00424A26" w:rsidRDefault="00000000">
      <w:pPr>
        <w:pStyle w:val="Listennummer"/>
      </w:pPr>
      <w:r>
        <w:t>Bei guter Bildendung ohne Netzwerk akzeptieren und zwei Tage cachen.</w:t>
      </w:r>
    </w:p>
    <w:p w14:paraId="65E7B328" w14:textId="77777777" w:rsidR="00424A26" w:rsidRDefault="00000000">
      <w:pPr>
        <w:pStyle w:val="Listennummer"/>
      </w:pPr>
      <w:r>
        <w:t>Remote-Prüfungen pro Request auf acht begrenzen.</w:t>
      </w:r>
    </w:p>
    <w:p w14:paraId="04D0FE52" w14:textId="77777777" w:rsidR="00424A26" w:rsidRDefault="00000000">
      <w:pPr>
        <w:pStyle w:val="Listennummer"/>
      </w:pPr>
      <w:r>
        <w:t>HEAD-Request auf Content-Type image/* auswerten.</w:t>
      </w:r>
    </w:p>
    <w:p w14:paraId="60B93BC5" w14:textId="77777777" w:rsidR="00424A26" w:rsidRDefault="00000000">
      <w:pPr>
        <w:pStyle w:val="Listennummer"/>
      </w:pPr>
      <w:r>
        <w:t>Als Fallback höchstens 8 KiB per Range-GET abrufen und Inhalt signaturbasiert untersuchen.</w:t>
      </w:r>
    </w:p>
    <w:p w14:paraId="3D36E64F" w14:textId="77777777" w:rsidR="00424A26" w:rsidRDefault="00000000">
      <w:pPr>
        <w:pStyle w:val="Listennummer"/>
      </w:pPr>
      <w:r>
        <w:t>Negative Ergebnisse 30 Minuten cachen.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424A26" w14:paraId="75507450" w14:textId="77777777">
        <w:trPr>
          <w:jc w:val="center"/>
        </w:trPr>
        <w:tc>
          <w:tcPr>
            <w:tcW w:w="4896" w:type="dxa"/>
            <w:shd w:val="clear" w:color="auto" w:fill="D9EAF7"/>
            <w:vAlign w:val="center"/>
          </w:tcPr>
          <w:p w14:paraId="7E2E3432" w14:textId="77777777" w:rsidR="00424A26" w:rsidRDefault="00000000">
            <w:r>
              <w:rPr>
                <w:b/>
              </w:rPr>
              <w:t>Detektor</w:t>
            </w:r>
          </w:p>
        </w:tc>
        <w:tc>
          <w:tcPr>
            <w:tcW w:w="4896" w:type="dxa"/>
            <w:shd w:val="clear" w:color="auto" w:fill="D9EAF7"/>
            <w:vAlign w:val="center"/>
          </w:tcPr>
          <w:p w14:paraId="4D9557A7" w14:textId="77777777" w:rsidR="00424A26" w:rsidRDefault="00000000">
            <w:r>
              <w:rPr>
                <w:b/>
              </w:rPr>
              <w:t>Erkannte Inhalte</w:t>
            </w:r>
          </w:p>
        </w:tc>
      </w:tr>
      <w:tr w:rsidR="00424A26" w14:paraId="28CAE16B" w14:textId="77777777">
        <w:trPr>
          <w:jc w:val="center"/>
        </w:trPr>
        <w:tc>
          <w:tcPr>
            <w:tcW w:w="4896" w:type="dxa"/>
          </w:tcPr>
          <w:p w14:paraId="2A8B0851" w14:textId="77777777" w:rsidR="00424A26" w:rsidRDefault="00000000">
            <w:r>
              <w:t>getimagesizefromstring()</w:t>
            </w:r>
          </w:p>
        </w:tc>
        <w:tc>
          <w:tcPr>
            <w:tcW w:w="4896" w:type="dxa"/>
          </w:tcPr>
          <w:p w14:paraId="32CACA97" w14:textId="77777777" w:rsidR="00424A26" w:rsidRDefault="00000000">
            <w:r>
              <w:t>Nativ erkennbare Rasterformate</w:t>
            </w:r>
          </w:p>
        </w:tc>
      </w:tr>
      <w:tr w:rsidR="00424A26" w14:paraId="2D0C57DA" w14:textId="77777777">
        <w:trPr>
          <w:jc w:val="center"/>
        </w:trPr>
        <w:tc>
          <w:tcPr>
            <w:tcW w:w="4896" w:type="dxa"/>
          </w:tcPr>
          <w:p w14:paraId="0A368231" w14:textId="77777777" w:rsidR="00424A26" w:rsidRDefault="00000000">
            <w:r>
              <w:t>finfo::buffer()</w:t>
            </w:r>
          </w:p>
        </w:tc>
        <w:tc>
          <w:tcPr>
            <w:tcW w:w="4896" w:type="dxa"/>
          </w:tcPr>
          <w:p w14:paraId="682D4DBE" w14:textId="77777777" w:rsidR="00424A26" w:rsidRDefault="00000000">
            <w:r>
              <w:t>MIME-Typ anhand der ersten Bytes</w:t>
            </w:r>
          </w:p>
        </w:tc>
      </w:tr>
      <w:tr w:rsidR="00424A26" w14:paraId="45887F5C" w14:textId="77777777">
        <w:trPr>
          <w:jc w:val="center"/>
        </w:trPr>
        <w:tc>
          <w:tcPr>
            <w:tcW w:w="4896" w:type="dxa"/>
          </w:tcPr>
          <w:p w14:paraId="4D931A44" w14:textId="77777777" w:rsidR="00424A26" w:rsidRDefault="00000000">
            <w:r>
              <w:t>is_webp_bytes()</w:t>
            </w:r>
          </w:p>
        </w:tc>
        <w:tc>
          <w:tcPr>
            <w:tcW w:w="4896" w:type="dxa"/>
          </w:tcPr>
          <w:p w14:paraId="1F6374E7" w14:textId="77777777" w:rsidR="00424A26" w:rsidRDefault="00000000">
            <w:r>
              <w:t>RIFF/WEBP plus VP8, VP8L oder VP8X</w:t>
            </w:r>
          </w:p>
        </w:tc>
      </w:tr>
      <w:tr w:rsidR="00424A26" w14:paraId="0273198B" w14:textId="77777777">
        <w:trPr>
          <w:jc w:val="center"/>
        </w:trPr>
        <w:tc>
          <w:tcPr>
            <w:tcW w:w="4896" w:type="dxa"/>
          </w:tcPr>
          <w:p w14:paraId="208AC42A" w14:textId="77777777" w:rsidR="00424A26" w:rsidRDefault="00000000">
            <w:r>
              <w:t>is_avif_bytes()</w:t>
            </w:r>
          </w:p>
        </w:tc>
        <w:tc>
          <w:tcPr>
            <w:tcW w:w="4896" w:type="dxa"/>
          </w:tcPr>
          <w:p w14:paraId="06944DA3" w14:textId="77777777" w:rsidR="00424A26" w:rsidRDefault="00000000">
            <w:r>
              <w:t>ISO-BMFF ftyp mit avif/avis als Major- oder Compatible-Brand</w:t>
            </w:r>
          </w:p>
        </w:tc>
      </w:tr>
      <w:tr w:rsidR="00424A26" w14:paraId="40C97AA8" w14:textId="77777777">
        <w:trPr>
          <w:jc w:val="center"/>
        </w:trPr>
        <w:tc>
          <w:tcPr>
            <w:tcW w:w="4896" w:type="dxa"/>
          </w:tcPr>
          <w:p w14:paraId="14A7AD3C" w14:textId="77777777" w:rsidR="00424A26" w:rsidRDefault="00000000">
            <w:r>
              <w:t>SVG-Heuristik</w:t>
            </w:r>
          </w:p>
        </w:tc>
        <w:tc>
          <w:tcPr>
            <w:tcW w:w="4896" w:type="dxa"/>
          </w:tcPr>
          <w:p w14:paraId="7FAD9210" w14:textId="77777777" w:rsidR="00424A26" w:rsidRDefault="00000000">
            <w:r>
              <w:t>&lt;svg&gt; beziehungsweise XML mit enthaltenem &lt;svg&gt;</w:t>
            </w:r>
          </w:p>
        </w:tc>
      </w:tr>
    </w:tbl>
    <w:p w14:paraId="0C7348D7" w14:textId="77777777" w:rsidR="00424A26" w:rsidRDefault="00000000">
      <w:r>
        <w:t>Die Netzwerkparameter setzen drei Sekunden Timeout, bis zu fünf Redirects, SSL-Verifikation und einen WordPress-spezifischen User-Agent. Dadurch bleibt die Erkennung begrenzt, kann bei Seiten mit vielen unbekannten externen URLs aber trotzdem zusätzliche Latenz erzeugen.</w:t>
      </w:r>
    </w:p>
    <w:p w14:paraId="3DBE105C" w14:textId="77777777" w:rsidR="00424A26" w:rsidRDefault="00000000">
      <w:pPr>
        <w:pStyle w:val="berschrift1"/>
      </w:pPr>
      <w:r>
        <w:lastRenderedPageBreak/>
        <w:t>11. Laden von JavaScript und CSS</w:t>
      </w:r>
    </w:p>
    <w:p w14:paraId="3F86725D" w14:textId="77777777" w:rsidR="00424A26" w:rsidRDefault="00000000">
      <w:r>
        <w:t>Assets werden nur geladen, wenn tatsächlich ein Rewrite stattfand oder der JavaScript-Modus gewählt wurde. needs_assets dient als interne Schranke und wird nach dem Enqueue wieder auf false gesetzt.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424A26" w14:paraId="17CE44F9" w14:textId="77777777">
        <w:trPr>
          <w:jc w:val="center"/>
        </w:trPr>
        <w:tc>
          <w:tcPr>
            <w:tcW w:w="3264" w:type="dxa"/>
            <w:shd w:val="clear" w:color="auto" w:fill="D9EAF7"/>
            <w:vAlign w:val="center"/>
          </w:tcPr>
          <w:p w14:paraId="23DE2491" w14:textId="77777777" w:rsidR="00424A26" w:rsidRDefault="00000000">
            <w:r>
              <w:rPr>
                <w:b/>
              </w:rPr>
              <w:t>Ressource</w:t>
            </w:r>
          </w:p>
        </w:tc>
        <w:tc>
          <w:tcPr>
            <w:tcW w:w="3264" w:type="dxa"/>
            <w:shd w:val="clear" w:color="auto" w:fill="D9EAF7"/>
            <w:vAlign w:val="center"/>
          </w:tcPr>
          <w:p w14:paraId="1C2D8CCB" w14:textId="77777777" w:rsidR="00424A26" w:rsidRDefault="00000000">
            <w:r>
              <w:rPr>
                <w:b/>
              </w:rPr>
              <w:t>Bedingung</w:t>
            </w:r>
          </w:p>
        </w:tc>
        <w:tc>
          <w:tcPr>
            <w:tcW w:w="3264" w:type="dxa"/>
            <w:shd w:val="clear" w:color="auto" w:fill="D9EAF7"/>
            <w:vAlign w:val="center"/>
          </w:tcPr>
          <w:p w14:paraId="1A7F117A" w14:textId="77777777" w:rsidR="00424A26" w:rsidRDefault="00000000">
            <w:r>
              <w:rPr>
                <w:b/>
              </w:rPr>
              <w:t>Handle / Version</w:t>
            </w:r>
          </w:p>
        </w:tc>
      </w:tr>
      <w:tr w:rsidR="00424A26" w14:paraId="5DCA03FC" w14:textId="77777777">
        <w:trPr>
          <w:jc w:val="center"/>
        </w:trPr>
        <w:tc>
          <w:tcPr>
            <w:tcW w:w="3264" w:type="dxa"/>
          </w:tcPr>
          <w:p w14:paraId="5F38BB27" w14:textId="77777777" w:rsidR="00424A26" w:rsidRDefault="00000000">
            <w:r>
              <w:t>fslightbox Paid</w:t>
            </w:r>
          </w:p>
        </w:tc>
        <w:tc>
          <w:tcPr>
            <w:tcW w:w="3264" w:type="dxa"/>
          </w:tcPr>
          <w:p w14:paraId="1E70B7F0" w14:textId="77777777" w:rsidR="00424A26" w:rsidRDefault="00000000">
            <w:r>
              <w:t>js/fslightbox-paid/fslightbox.js vorhanden</w:t>
            </w:r>
          </w:p>
        </w:tc>
        <w:tc>
          <w:tcPr>
            <w:tcW w:w="3264" w:type="dxa"/>
          </w:tcPr>
          <w:p w14:paraId="654D33D3" w14:textId="77777777" w:rsidR="00424A26" w:rsidRDefault="00000000">
            <w:r>
              <w:t>mvb-fslightbox / 3.8.3</w:t>
            </w:r>
          </w:p>
        </w:tc>
      </w:tr>
      <w:tr w:rsidR="00424A26" w14:paraId="047C10B5" w14:textId="77777777">
        <w:trPr>
          <w:jc w:val="center"/>
        </w:trPr>
        <w:tc>
          <w:tcPr>
            <w:tcW w:w="3264" w:type="dxa"/>
          </w:tcPr>
          <w:p w14:paraId="2A07CEB0" w14:textId="77777777" w:rsidR="00424A26" w:rsidRDefault="00000000">
            <w:r>
              <w:t>fslightbox Basic</w:t>
            </w:r>
          </w:p>
        </w:tc>
        <w:tc>
          <w:tcPr>
            <w:tcW w:w="3264" w:type="dxa"/>
          </w:tcPr>
          <w:p w14:paraId="0890FE3F" w14:textId="77777777" w:rsidR="00424A26" w:rsidRDefault="00000000">
            <w:r>
              <w:t>Paid fehlt, Basic vorhanden</w:t>
            </w:r>
          </w:p>
        </w:tc>
        <w:tc>
          <w:tcPr>
            <w:tcW w:w="3264" w:type="dxa"/>
          </w:tcPr>
          <w:p w14:paraId="3D76753A" w14:textId="77777777" w:rsidR="00424A26" w:rsidRDefault="00000000">
            <w:r>
              <w:t>mvb-fslightbox / 3.7.4</w:t>
            </w:r>
          </w:p>
        </w:tc>
      </w:tr>
      <w:tr w:rsidR="00424A26" w14:paraId="243A9E8A" w14:textId="77777777">
        <w:trPr>
          <w:jc w:val="center"/>
        </w:trPr>
        <w:tc>
          <w:tcPr>
            <w:tcW w:w="3264" w:type="dxa"/>
          </w:tcPr>
          <w:p w14:paraId="2699B30B" w14:textId="77777777" w:rsidR="00424A26" w:rsidRDefault="00000000">
            <w:r>
              <w:t>Video-Helfer</w:t>
            </w:r>
          </w:p>
        </w:tc>
        <w:tc>
          <w:tcPr>
            <w:tcW w:w="3264" w:type="dxa"/>
          </w:tcPr>
          <w:p w14:paraId="717664D1" w14:textId="77777777" w:rsidR="00424A26" w:rsidRDefault="00000000">
            <w:r>
              <w:t>simple-lightbox.min.js vorhanden</w:t>
            </w:r>
          </w:p>
        </w:tc>
        <w:tc>
          <w:tcPr>
            <w:tcW w:w="3264" w:type="dxa"/>
          </w:tcPr>
          <w:p w14:paraId="66068C20" w14:textId="77777777" w:rsidR="00424A26" w:rsidRDefault="00000000">
            <w:r>
              <w:t>yt-script-mvb-fslightbox / 3.3.0</w:t>
            </w:r>
          </w:p>
        </w:tc>
      </w:tr>
      <w:tr w:rsidR="00424A26" w14:paraId="5C582CE4" w14:textId="77777777">
        <w:trPr>
          <w:jc w:val="center"/>
        </w:trPr>
        <w:tc>
          <w:tcPr>
            <w:tcW w:w="3264" w:type="dxa"/>
          </w:tcPr>
          <w:p w14:paraId="77E0D1B9" w14:textId="77777777" w:rsidR="00424A26" w:rsidRDefault="00000000">
            <w:r>
              <w:t>Clientseitiger Renderer</w:t>
            </w:r>
          </w:p>
        </w:tc>
        <w:tc>
          <w:tcPr>
            <w:tcW w:w="3264" w:type="dxa"/>
          </w:tcPr>
          <w:p w14:paraId="06DA8BE3" w14:textId="77777777" w:rsidR="00424A26" w:rsidRDefault="00000000">
            <w:r>
              <w:t>JavaScript-Modus</w:t>
            </w:r>
          </w:p>
        </w:tc>
        <w:tc>
          <w:tcPr>
            <w:tcW w:w="3264" w:type="dxa"/>
          </w:tcPr>
          <w:p w14:paraId="093549AD" w14:textId="77777777" w:rsidR="00424A26" w:rsidRDefault="00000000">
            <w:r>
              <w:t>js-script-mvb-fslightbox / 3.3.0</w:t>
            </w:r>
          </w:p>
        </w:tc>
      </w:tr>
      <w:tr w:rsidR="00424A26" w14:paraId="34A424BB" w14:textId="77777777">
        <w:trPr>
          <w:jc w:val="center"/>
        </w:trPr>
        <w:tc>
          <w:tcPr>
            <w:tcW w:w="3264" w:type="dxa"/>
          </w:tcPr>
          <w:p w14:paraId="3DBF05C3" w14:textId="77777777" w:rsidR="00424A26" w:rsidRDefault="00000000">
            <w:r>
              <w:t>CSS</w:t>
            </w:r>
          </w:p>
        </w:tc>
        <w:tc>
          <w:tcPr>
            <w:tcW w:w="3264" w:type="dxa"/>
          </w:tcPr>
          <w:p w14:paraId="644CE8FF" w14:textId="77777777" w:rsidR="00424A26" w:rsidRDefault="00000000">
            <w:r>
              <w:t>simple-fslightbox.css vorhanden</w:t>
            </w:r>
          </w:p>
        </w:tc>
        <w:tc>
          <w:tcPr>
            <w:tcW w:w="3264" w:type="dxa"/>
          </w:tcPr>
          <w:p w14:paraId="759372B3" w14:textId="77777777" w:rsidR="00424A26" w:rsidRDefault="00000000">
            <w:r>
              <w:t>simple-fslightbox-css / 3.3.0</w:t>
            </w:r>
          </w:p>
        </w:tc>
      </w:tr>
    </w:tbl>
    <w:p w14:paraId="1821DC66" w14:textId="44052A11" w:rsidR="00424A26" w:rsidRDefault="00000000">
      <w:r>
        <w:t xml:space="preserve">Im JavaScript-Modus wird SLFS_CONFIG vor dem Renderer eingefügt. Es enthält settingsUrl, galleryKey, den Paid-/Basic-Status, scanBody=true und cssClassesToSearch. </w:t>
      </w:r>
      <w:del w:id="0" w:author="Martin von Berg" w:date="2026-07-29T10:51:00Z" w16du:dateUtc="2026-07-29T08:51:00Z">
        <w:r w:rsidRPr="00634867" w:rsidDel="003F737F">
          <w:rPr>
            <w:highlight w:val="yellow"/>
          </w:rPr>
          <w:delText>Auffällig ist, dass die Existenz der minifizierten Renderer-Datei geprüft, anschließend aber die nicht minifizierte Datei registriert wird.</w:delText>
        </w:r>
      </w:del>
    </w:p>
    <w:p w14:paraId="6610ECF3" w14:textId="77777777" w:rsidR="00424A26" w:rsidRDefault="00000000">
      <w:pPr>
        <w:pStyle w:val="berschrift1"/>
      </w:pPr>
      <w:r>
        <w:t>12. Vollständiger Body-Rewrite über Output Buffering</w:t>
      </w:r>
    </w:p>
    <w:p w14:paraId="325F1373" w14:textId="77777777" w:rsidR="00424A26" w:rsidRDefault="00000000">
      <w:r>
        <w:t>Im body-Modus registriert changeFigureTagsInBody() auf template_redirect mit Priorität 9999 den Start eines Output Buffers. rewrite_body_modify_content() isoliert per regulärem Ausdruck das erste body-Element, führt rewriteHTML() ausschließlich auf dessen innerem HTML aus und setzt den Body anschließend wieder zusammen.</w:t>
      </w:r>
    </w:p>
    <w:p w14:paraId="0479EF35" w14:textId="77777777" w:rsidR="00424A26" w:rsidRDefault="00000000">
      <w:pPr>
        <w:pStyle w:val="CodeBlock"/>
      </w:pPr>
      <w:r>
        <w:t>ob_start( [ $this, 'rewrite_body_modify_content' ] );</w:t>
      </w:r>
      <w:r>
        <w:br/>
      </w:r>
      <w:r>
        <w:br/>
        <w:t>preg_replace_callback(</w:t>
      </w:r>
      <w:r>
        <w:br/>
        <w:t xml:space="preserve">    '/(&lt;body\b[^&gt;]*&gt;)(.*?)(&lt;\/body&gt;)/is',</w:t>
      </w:r>
      <w:r>
        <w:br/>
        <w:t xml:space="preserve">    ...</w:t>
      </w:r>
      <w:r>
        <w:br/>
        <w:t>);</w:t>
      </w:r>
    </w:p>
    <w:p w14:paraId="54DA8238" w14:textId="77777777" w:rsidR="00424A26" w:rsidRDefault="00000000">
      <w:r>
        <w:t>Wenn mindestens ein Element umgeschrieben wurde, erzeugt rewrite_body_add_scripts() rohe script- und link-Tags und hängt sie unmittelbar an body_inner an. Dieser Pfad umgeht die WordPress-Enqueue-API und deren Abhängigkeits-, Duplikat- und Optimierungsmechanismen. Wird kein body-Element gefunden, bleibt die vollständige Ausgabe unverändert.</w:t>
      </w:r>
    </w:p>
    <w:p w14:paraId="5DC28080" w14:textId="77777777" w:rsidR="00424A26" w:rsidRDefault="00000000">
      <w:pPr>
        <w:pStyle w:val="berschrift1"/>
      </w:pPr>
      <w:r>
        <w:lastRenderedPageBreak/>
        <w:t>13. Update-, Backup- und Restore-Logik</w:t>
      </w:r>
    </w:p>
    <w:p w14:paraId="09C88665" w14:textId="77777777" w:rsidR="00424A26" w:rsidRDefault="00000000">
      <w:pPr>
        <w:jc w:val="center"/>
      </w:pPr>
      <w:r>
        <w:rPr>
          <w:noProof/>
        </w:rPr>
        <w:drawing>
          <wp:inline distT="0" distB="0" distL="0" distR="0" wp14:anchorId="080D3243" wp14:editId="7D4DDA1A">
            <wp:extent cx="5943600" cy="35661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pgrad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886A3" w14:textId="77777777" w:rsidR="00424A26" w:rsidRDefault="00000000">
      <w:pPr>
        <w:pStyle w:val="Beschriftung"/>
      </w:pPr>
      <w:r>
        <w:t>Abbildung 4: Ablauf der Update-Sicherung in pre-post-install.php</w:t>
      </w:r>
    </w:p>
    <w:p w14:paraId="49B21306" w14:textId="77777777" w:rsidR="00424A26" w:rsidRDefault="00000000">
      <w:r>
        <w:t>Die Datei registriert upgrader_pre_install und upgrader_post_install global beim Laden des Plugins. Die Logik ist fest auf den Slug simple-lightbox-fslight begrenzt.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424A26" w14:paraId="0627AFE0" w14:textId="77777777">
        <w:trPr>
          <w:jc w:val="center"/>
        </w:trPr>
        <w:tc>
          <w:tcPr>
            <w:tcW w:w="4896" w:type="dxa"/>
            <w:shd w:val="clear" w:color="auto" w:fill="D9EAF7"/>
            <w:vAlign w:val="center"/>
          </w:tcPr>
          <w:p w14:paraId="4F90B81A" w14:textId="77777777" w:rsidR="00424A26" w:rsidRDefault="00000000">
            <w:r>
              <w:rPr>
                <w:b/>
              </w:rPr>
              <w:t>Funktion</w:t>
            </w:r>
          </w:p>
        </w:tc>
        <w:tc>
          <w:tcPr>
            <w:tcW w:w="4896" w:type="dxa"/>
            <w:shd w:val="clear" w:color="auto" w:fill="D9EAF7"/>
            <w:vAlign w:val="center"/>
          </w:tcPr>
          <w:p w14:paraId="7DF39F00" w14:textId="77777777" w:rsidR="00424A26" w:rsidRDefault="00000000">
            <w:r>
              <w:rPr>
                <w:b/>
              </w:rPr>
              <w:t>Aufgabe</w:t>
            </w:r>
          </w:p>
        </w:tc>
      </w:tr>
      <w:tr w:rsidR="00424A26" w14:paraId="74AE4131" w14:textId="77777777">
        <w:trPr>
          <w:jc w:val="center"/>
        </w:trPr>
        <w:tc>
          <w:tcPr>
            <w:tcW w:w="4896" w:type="dxa"/>
          </w:tcPr>
          <w:p w14:paraId="3B92D501" w14:textId="77777777" w:rsidR="00424A26" w:rsidRDefault="00000000">
            <w:r>
              <w:t>save_settings_before_upgrade_callback()</w:t>
            </w:r>
          </w:p>
        </w:tc>
        <w:tc>
          <w:tcPr>
            <w:tcW w:w="4896" w:type="dxa"/>
          </w:tcPr>
          <w:p w14:paraId="0B025CC9" w14:textId="77777777" w:rsidR="00424A26" w:rsidRDefault="00000000">
            <w:r>
              <w:t>Prüft Update-Ziel, deaktiviert bei interaktivem Update optional das Plugin und startet die Sicherung</w:t>
            </w:r>
          </w:p>
        </w:tc>
      </w:tr>
      <w:tr w:rsidR="00424A26" w14:paraId="2BD5B320" w14:textId="77777777">
        <w:trPr>
          <w:jc w:val="center"/>
        </w:trPr>
        <w:tc>
          <w:tcPr>
            <w:tcW w:w="4896" w:type="dxa"/>
          </w:tcPr>
          <w:p w14:paraId="5C07DB27" w14:textId="77777777" w:rsidR="00424A26" w:rsidRDefault="00000000">
            <w:r>
              <w:t>savePluginFiles()</w:t>
            </w:r>
          </w:p>
        </w:tc>
        <w:tc>
          <w:tcPr>
            <w:tcW w:w="4896" w:type="dxa"/>
          </w:tcPr>
          <w:p w14:paraId="346F45CE" w14:textId="77777777" w:rsidR="00424A26" w:rsidRDefault="00000000">
            <w:r>
              <w:t>Kopiert plugin-settings.json und optional js/fslightbox-paid in ein Backup-Verzeichnis neben dem Plugin</w:t>
            </w:r>
          </w:p>
        </w:tc>
      </w:tr>
      <w:tr w:rsidR="00424A26" w14:paraId="2BC606F3" w14:textId="77777777">
        <w:trPr>
          <w:jc w:val="center"/>
        </w:trPr>
        <w:tc>
          <w:tcPr>
            <w:tcW w:w="4896" w:type="dxa"/>
          </w:tcPr>
          <w:p w14:paraId="40458A72" w14:textId="77777777" w:rsidR="00424A26" w:rsidRDefault="00000000">
            <w:r>
              <w:t>restore_settings_after_upgrade_callback()</w:t>
            </w:r>
          </w:p>
        </w:tc>
        <w:tc>
          <w:tcPr>
            <w:tcW w:w="4896" w:type="dxa"/>
          </w:tcPr>
          <w:p w14:paraId="46DD1D9E" w14:textId="77777777" w:rsidR="00424A26" w:rsidRDefault="00000000">
            <w:r>
              <w:t>Stellt Dateien wieder her, aktiviert das Plugin und registriert bei Fehlern eine Admin-Notice</w:t>
            </w:r>
          </w:p>
        </w:tc>
      </w:tr>
      <w:tr w:rsidR="00424A26" w14:paraId="130B5BA7" w14:textId="77777777">
        <w:trPr>
          <w:jc w:val="center"/>
        </w:trPr>
        <w:tc>
          <w:tcPr>
            <w:tcW w:w="4896" w:type="dxa"/>
          </w:tcPr>
          <w:p w14:paraId="670555DE" w14:textId="77777777" w:rsidR="00424A26" w:rsidRDefault="00000000">
            <w:r>
              <w:t>restorePluginFiles()</w:t>
            </w:r>
          </w:p>
        </w:tc>
        <w:tc>
          <w:tcPr>
            <w:tcW w:w="4896" w:type="dxa"/>
          </w:tcPr>
          <w:p w14:paraId="52BC0B53" w14:textId="77777777" w:rsidR="00424A26" w:rsidRDefault="00000000">
            <w:r>
              <w:t>Kopiert Backup-Inhalte in das neu installierte Plugin-Verzeichnis</w:t>
            </w:r>
          </w:p>
        </w:tc>
      </w:tr>
      <w:tr w:rsidR="00424A26" w14:paraId="4D001B0D" w14:textId="77777777">
        <w:trPr>
          <w:jc w:val="center"/>
        </w:trPr>
        <w:tc>
          <w:tcPr>
            <w:tcW w:w="4896" w:type="dxa"/>
          </w:tcPr>
          <w:p w14:paraId="35C7C9BE" w14:textId="77777777" w:rsidR="00424A26" w:rsidRDefault="00000000">
            <w:r>
              <w:t>xcopy()</w:t>
            </w:r>
          </w:p>
        </w:tc>
        <w:tc>
          <w:tcPr>
            <w:tcW w:w="4896" w:type="dxa"/>
          </w:tcPr>
          <w:p w14:paraId="4C936114" w14:textId="77777777" w:rsidR="00424A26" w:rsidRDefault="00000000">
            <w:r>
              <w:t>Kopiert Dateien, Symlinks oder Verzeichnisse rekursiv</w:t>
            </w:r>
          </w:p>
        </w:tc>
      </w:tr>
      <w:tr w:rsidR="00424A26" w14:paraId="3E606F83" w14:textId="77777777">
        <w:trPr>
          <w:jc w:val="center"/>
        </w:trPr>
        <w:tc>
          <w:tcPr>
            <w:tcW w:w="4896" w:type="dxa"/>
          </w:tcPr>
          <w:p w14:paraId="181A92F3" w14:textId="77777777" w:rsidR="00424A26" w:rsidRDefault="00000000">
            <w:r>
              <w:t>hashDirectory()</w:t>
            </w:r>
          </w:p>
        </w:tc>
        <w:tc>
          <w:tcPr>
            <w:tcW w:w="4896" w:type="dxa"/>
          </w:tcPr>
          <w:p w14:paraId="4E8423DB" w14:textId="77777777" w:rsidR="00424A26" w:rsidRDefault="00000000">
            <w:r>
              <w:t xml:space="preserve">Erzeugt einen rekursiven MD5-Wert zur </w:t>
            </w:r>
            <w:r>
              <w:lastRenderedPageBreak/>
              <w:t>Vermeidung einer Kopie in sich selbst</w:t>
            </w:r>
          </w:p>
        </w:tc>
      </w:tr>
    </w:tbl>
    <w:p w14:paraId="14A2BE19" w14:textId="77777777" w:rsidR="00424A26" w:rsidRDefault="00000000">
      <w:r>
        <w:lastRenderedPageBreak/>
        <w:t>Scheitert die Sicherung, wird das Update durch einen WP_Error abgebrochen. Bei Cron-Updates wird das Plugin vorab nicht deaktiviert, da keine Browser-Sitzung für eine spätere Reaktivierung vorausgesetzt werden kann. Das Backup-Verzeichnis wird nach erfolgreicher Wiederherstellung nicht gelöscht.</w:t>
      </w:r>
    </w:p>
    <w:p w14:paraId="42637FD3" w14:textId="77777777" w:rsidR="00424A26" w:rsidRDefault="00000000">
      <w:pPr>
        <w:pStyle w:val="berschrift1"/>
      </w:pPr>
      <w:r>
        <w:t>14. Fehlerbehandlung, Caching und Sicherheitsaspekte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424A26" w14:paraId="1D629F0E" w14:textId="77777777">
        <w:trPr>
          <w:jc w:val="center"/>
        </w:trPr>
        <w:tc>
          <w:tcPr>
            <w:tcW w:w="3264" w:type="dxa"/>
            <w:shd w:val="clear" w:color="auto" w:fill="D9EAF7"/>
            <w:vAlign w:val="center"/>
          </w:tcPr>
          <w:p w14:paraId="7E2BAB13" w14:textId="77777777" w:rsidR="00424A26" w:rsidRDefault="00000000">
            <w:r>
              <w:rPr>
                <w:b/>
              </w:rPr>
              <w:t>Bereich</w:t>
            </w:r>
          </w:p>
        </w:tc>
        <w:tc>
          <w:tcPr>
            <w:tcW w:w="3264" w:type="dxa"/>
            <w:shd w:val="clear" w:color="auto" w:fill="D9EAF7"/>
            <w:vAlign w:val="center"/>
          </w:tcPr>
          <w:p w14:paraId="6C4EE78B" w14:textId="77777777" w:rsidR="00424A26" w:rsidRDefault="00000000">
            <w:r>
              <w:rPr>
                <w:b/>
              </w:rPr>
              <w:t>Mechanismus</w:t>
            </w:r>
          </w:p>
        </w:tc>
        <w:tc>
          <w:tcPr>
            <w:tcW w:w="3264" w:type="dxa"/>
            <w:shd w:val="clear" w:color="auto" w:fill="D9EAF7"/>
            <w:vAlign w:val="center"/>
          </w:tcPr>
          <w:p w14:paraId="2A15B237" w14:textId="77777777" w:rsidR="00424A26" w:rsidRDefault="00000000">
            <w:r>
              <w:rPr>
                <w:b/>
              </w:rPr>
              <w:t>Grenze / Risiko</w:t>
            </w:r>
          </w:p>
        </w:tc>
      </w:tr>
      <w:tr w:rsidR="00424A26" w14:paraId="29AC8DCD" w14:textId="77777777">
        <w:trPr>
          <w:jc w:val="center"/>
        </w:trPr>
        <w:tc>
          <w:tcPr>
            <w:tcW w:w="3264" w:type="dxa"/>
          </w:tcPr>
          <w:p w14:paraId="6B7CA2F7" w14:textId="77777777" w:rsidR="00424A26" w:rsidRDefault="00000000">
            <w:r>
              <w:t>Direkter Dateiaufruf</w:t>
            </w:r>
          </w:p>
        </w:tc>
        <w:tc>
          <w:tcPr>
            <w:tcW w:w="3264" w:type="dxa"/>
          </w:tcPr>
          <w:p w14:paraId="2784D77E" w14:textId="77777777" w:rsidR="00424A26" w:rsidRDefault="00000000">
            <w:r>
              <w:t>ABSPATH-Guard mit die()</w:t>
            </w:r>
          </w:p>
        </w:tc>
        <w:tc>
          <w:tcPr>
            <w:tcW w:w="3264" w:type="dxa"/>
          </w:tcPr>
          <w:p w14:paraId="2E4BB6B2" w14:textId="77777777" w:rsidR="00424A26" w:rsidRDefault="00000000">
            <w:r>
              <w:t>Einheitlich vorhanden</w:t>
            </w:r>
          </w:p>
        </w:tc>
      </w:tr>
      <w:tr w:rsidR="00424A26" w14:paraId="2CB79A36" w14:textId="77777777">
        <w:trPr>
          <w:jc w:val="center"/>
        </w:trPr>
        <w:tc>
          <w:tcPr>
            <w:tcW w:w="3264" w:type="dxa"/>
          </w:tcPr>
          <w:p w14:paraId="5BC8C1B8" w14:textId="47DD4610" w:rsidR="00424A26" w:rsidRDefault="00000000">
            <w:del w:id="1" w:author="Martin von Berg" w:date="2026-07-30T17:18:00Z" w16du:dateUtc="2026-07-30T15:18:00Z">
              <w:r w:rsidDel="00040564">
                <w:delText>DOM-Parsing</w:delText>
              </w:r>
            </w:del>
          </w:p>
        </w:tc>
        <w:tc>
          <w:tcPr>
            <w:tcW w:w="3264" w:type="dxa"/>
          </w:tcPr>
          <w:p w14:paraId="3FBC9E4A" w14:textId="0BE413EE" w:rsidR="00424A26" w:rsidRDefault="00000000">
            <w:del w:id="2" w:author="Martin von Berg" w:date="2026-07-30T17:18:00Z" w16du:dateUtc="2026-07-30T15:18:00Z">
              <w:r w:rsidDel="00040564">
                <w:delText>libxml_use_internal_errors(true) und Fehlerflags</w:delText>
              </w:r>
            </w:del>
          </w:p>
        </w:tc>
        <w:tc>
          <w:tcPr>
            <w:tcW w:w="3264" w:type="dxa"/>
          </w:tcPr>
          <w:p w14:paraId="42114CAF" w14:textId="02C648D0" w:rsidR="00424A26" w:rsidRPr="00634867" w:rsidRDefault="00000000">
            <w:pPr>
              <w:rPr>
                <w:highlight w:val="yellow"/>
              </w:rPr>
            </w:pPr>
            <w:del w:id="3" w:author="Martin von Berg" w:date="2026-07-30T17:18:00Z" w16du:dateUtc="2026-07-30T15:18:00Z">
              <w:r w:rsidRPr="00634867" w:rsidDel="00040564">
                <w:rPr>
                  <w:highlight w:val="yellow"/>
                </w:rPr>
                <w:delText>Gesammelte libxml-Fehler werden nicht explizit geleert</w:delText>
              </w:r>
            </w:del>
          </w:p>
        </w:tc>
      </w:tr>
      <w:tr w:rsidR="00424A26" w14:paraId="485014D0" w14:textId="77777777">
        <w:trPr>
          <w:jc w:val="center"/>
        </w:trPr>
        <w:tc>
          <w:tcPr>
            <w:tcW w:w="3264" w:type="dxa"/>
          </w:tcPr>
          <w:p w14:paraId="1AA3CBC8" w14:textId="77777777" w:rsidR="00424A26" w:rsidRDefault="00000000">
            <w:r>
              <w:t>Externe URLs</w:t>
            </w:r>
          </w:p>
        </w:tc>
        <w:tc>
          <w:tcPr>
            <w:tcW w:w="3264" w:type="dxa"/>
          </w:tcPr>
          <w:p w14:paraId="18CD7A0C" w14:textId="77777777" w:rsidR="00424A26" w:rsidRDefault="00000000">
            <w:r>
              <w:t>URL-Validierung, SSL-Verifikation, Timeout, Redirect-Limit</w:t>
            </w:r>
          </w:p>
        </w:tc>
        <w:tc>
          <w:tcPr>
            <w:tcW w:w="3264" w:type="dxa"/>
          </w:tcPr>
          <w:p w14:paraId="1DCFCF4A" w14:textId="77777777" w:rsidR="00424A26" w:rsidRDefault="00000000">
            <w:r>
              <w:t>HEAD/GET zu beliebigen validierten externen URLs; SSRF-Schutz beruht auf WordPress-Validator</w:t>
            </w:r>
          </w:p>
        </w:tc>
      </w:tr>
      <w:tr w:rsidR="00424A26" w14:paraId="6CB97D4D" w14:textId="77777777">
        <w:trPr>
          <w:jc w:val="center"/>
        </w:trPr>
        <w:tc>
          <w:tcPr>
            <w:tcW w:w="3264" w:type="dxa"/>
          </w:tcPr>
          <w:p w14:paraId="433B3B9D" w14:textId="77777777" w:rsidR="00424A26" w:rsidRDefault="00000000">
            <w:r>
              <w:t>Caching</w:t>
            </w:r>
          </w:p>
        </w:tc>
        <w:tc>
          <w:tcPr>
            <w:tcW w:w="3264" w:type="dxa"/>
          </w:tcPr>
          <w:p w14:paraId="526ADDE3" w14:textId="77777777" w:rsidR="00424A26" w:rsidRDefault="00000000">
            <w:r>
              <w:t>Positive Transients 2 Tage, negative 30 Minuten</w:t>
            </w:r>
          </w:p>
        </w:tc>
        <w:tc>
          <w:tcPr>
            <w:tcW w:w="3264" w:type="dxa"/>
          </w:tcPr>
          <w:p w14:paraId="68CF1DDC" w14:textId="77777777" w:rsidR="00424A26" w:rsidRDefault="00000000">
            <w:r>
              <w:t>Falschklassifikationen bleiben bis zum Ablauf bestehen</w:t>
            </w:r>
          </w:p>
        </w:tc>
      </w:tr>
      <w:tr w:rsidR="00424A26" w14:paraId="56F61BE5" w14:textId="77777777">
        <w:trPr>
          <w:jc w:val="center"/>
        </w:trPr>
        <w:tc>
          <w:tcPr>
            <w:tcW w:w="3264" w:type="dxa"/>
          </w:tcPr>
          <w:p w14:paraId="2308E0E5" w14:textId="77777777" w:rsidR="00424A26" w:rsidRDefault="00000000">
            <w:r>
              <w:t>Rate Limit</w:t>
            </w:r>
          </w:p>
        </w:tc>
        <w:tc>
          <w:tcPr>
            <w:tcW w:w="3264" w:type="dxa"/>
          </w:tcPr>
          <w:p w14:paraId="26A876A7" w14:textId="77777777" w:rsidR="00424A26" w:rsidRDefault="00000000">
            <w:r>
              <w:t>Maximal 8 Remote-Prüfungen pro PHP-Request</w:t>
            </w:r>
          </w:p>
        </w:tc>
        <w:tc>
          <w:tcPr>
            <w:tcW w:w="3264" w:type="dxa"/>
          </w:tcPr>
          <w:p w14:paraId="27DCA6C2" w14:textId="77777777" w:rsidR="00424A26" w:rsidRDefault="00000000">
            <w:r>
              <w:t>Weitere unbekannte externe URLs werden negativ gecacht</w:t>
            </w:r>
          </w:p>
        </w:tc>
      </w:tr>
      <w:tr w:rsidR="00424A26" w14:paraId="385AF204" w14:textId="77777777">
        <w:trPr>
          <w:jc w:val="center"/>
        </w:trPr>
        <w:tc>
          <w:tcPr>
            <w:tcW w:w="3264" w:type="dxa"/>
          </w:tcPr>
          <w:p w14:paraId="3A98FB9B" w14:textId="521AA689" w:rsidR="00424A26" w:rsidRDefault="00000000">
            <w:del w:id="4" w:author="Martin von Berg" w:date="2026-07-30T17:09:00Z" w16du:dateUtc="2026-07-30T15:09:00Z">
              <w:r w:rsidDel="008A5C12">
                <w:delText>Update-Dateien</w:delText>
              </w:r>
            </w:del>
          </w:p>
        </w:tc>
        <w:tc>
          <w:tcPr>
            <w:tcW w:w="3264" w:type="dxa"/>
          </w:tcPr>
          <w:p w14:paraId="19F933DD" w14:textId="2B6EBB78" w:rsidR="00424A26" w:rsidRDefault="00000000">
            <w:del w:id="5" w:author="Martin von Berg" w:date="2026-07-30T17:09:00Z" w16du:dateUtc="2026-07-30T15:09:00Z">
              <w:r w:rsidDel="008A5C12">
                <w:delText>Slug-Prüfung und Fehlerabbruch bei Backup-Fehler</w:delText>
              </w:r>
            </w:del>
          </w:p>
        </w:tc>
        <w:tc>
          <w:tcPr>
            <w:tcW w:w="3264" w:type="dxa"/>
          </w:tcPr>
          <w:p w14:paraId="084774DD" w14:textId="5972FD5D" w:rsidR="00424A26" w:rsidRDefault="00000000">
            <w:del w:id="6" w:author="Martin von Berg" w:date="2026-07-30T17:09:00Z" w16du:dateUtc="2026-07-30T15:09:00Z">
              <w:r w:rsidRPr="00634867" w:rsidDel="008A5C12">
                <w:rPr>
                  <w:highlight w:val="yellow"/>
                </w:rPr>
                <w:delText>Dateisystemoperationen verwenden 0777 und keine WP_Filesystem-Abstraktion</w:delText>
              </w:r>
            </w:del>
          </w:p>
        </w:tc>
      </w:tr>
    </w:tbl>
    <w:p w14:paraId="140351FB" w14:textId="77777777" w:rsidR="00424A26" w:rsidRDefault="00000000">
      <w:r>
        <w:t>href_is_image() akzeptiert externe URLs mit typischer Bildendung ohne HTTP-Verifikation. Das ist performant, bedeutet aber bewusst eine heuristische und keine inhaltlich garantierte Klassifikation.</w:t>
      </w:r>
    </w:p>
    <w:p w14:paraId="5E6CCB72" w14:textId="77777777" w:rsidR="00424A26" w:rsidRDefault="00000000">
      <w:pPr>
        <w:pStyle w:val="berschrift1"/>
      </w:pPr>
      <w:r>
        <w:t>15. PHPStan und Typisierung</w:t>
      </w:r>
    </w:p>
    <w:p w14:paraId="0EC5B646" w14:textId="77777777" w:rsidR="00424A26" w:rsidRDefault="00000000">
      <w:r>
        <w:t>Die zentrale Klasse verwendet PHP-8-Typen für Eigenschaften, Parameter und Rückgaben sowie mehrere PHPStan-Type-Aliase. Besonders DOMNode-, DOMElement- und nullable Typen sind in den aktiven Methoden weitgehend explizit.</w:t>
      </w:r>
    </w:p>
    <w:p w14:paraId="51EE5772" w14:textId="77777777" w:rsidR="00424A26" w:rsidRDefault="00000000">
      <w:pPr>
        <w:pStyle w:val="Aufzhlungszeichen"/>
      </w:pPr>
      <w:r>
        <w:t>RewriteFigureTags ist final und implementiert ein minimales Interface mit execute(): bool.</w:t>
      </w:r>
    </w:p>
    <w:p w14:paraId="3F9D9D36" w14:textId="77777777" w:rsidR="00424A26" w:rsidRDefault="00000000">
      <w:pPr>
        <w:pStyle w:val="Aufzhlungszeichen"/>
      </w:pPr>
      <w:r>
        <w:t>WordPress-Rückgaben werden teilweise normalisiert, etwa get_post_type() und Post-IDs.</w:t>
      </w:r>
    </w:p>
    <w:p w14:paraId="1CA4F091" w14:textId="77777777" w:rsidR="00424A26" w:rsidRDefault="00000000">
      <w:pPr>
        <w:pStyle w:val="Aufzhlungszeichen"/>
      </w:pPr>
      <w:r>
        <w:t>Mehrere @phpstan-ignore-line-Kommentare betreffen WordPress-Konstanten oder plugins_url().</w:t>
      </w:r>
    </w:p>
    <w:p w14:paraId="7EADBD3E" w14:textId="77777777" w:rsidR="00424A26" w:rsidRDefault="00000000">
      <w:pPr>
        <w:pStyle w:val="Aufzhlungszeichen"/>
      </w:pPr>
      <w:r>
        <w:t>Die Funktionen in pre-post-install.php sind überwiegend untypisiert; ihre PHPDoc-Rückgaben sind breiter als die zentrale Klasse.</w:t>
      </w:r>
    </w:p>
    <w:p w14:paraId="6A41FA2B" w14:textId="77777777" w:rsidR="00424A26" w:rsidRDefault="00000000">
      <w:pPr>
        <w:pStyle w:val="Aufzhlungszeichen"/>
      </w:pPr>
      <w:r>
        <w:lastRenderedPageBreak/>
        <w:t>In hrefImageDetection.php sind die Funktionssignaturen typisiert, die Formatierung und Kontrollstrukturen jedoch teilweise kompakt.</w:t>
      </w:r>
    </w:p>
    <w:p w14:paraId="00272D33" w14:textId="77777777" w:rsidR="00424A26" w:rsidRDefault="00000000">
      <w:r>
        <w:t>Statische Analyse kann DOM- und Datentypfehler erkennen, ersetzt aber keine Laufzeittests für WordPress-Hook-Reihenfolge, Theme-Markup, Netzwerkantworten oder Update-Dateisysteme.</w:t>
      </w:r>
    </w:p>
    <w:p w14:paraId="79FDAE61" w14:textId="77777777" w:rsidR="00424A26" w:rsidRDefault="00000000">
      <w:pPr>
        <w:pStyle w:val="berschrift1"/>
      </w:pPr>
      <w:r>
        <w:t>16. Implementierungsbeobachtungen und offene Punkte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424A26" w14:paraId="3E619AA6" w14:textId="77777777">
        <w:trPr>
          <w:jc w:val="center"/>
        </w:trPr>
        <w:tc>
          <w:tcPr>
            <w:tcW w:w="3264" w:type="dxa"/>
            <w:shd w:val="clear" w:color="auto" w:fill="D9EAF7"/>
            <w:vAlign w:val="center"/>
          </w:tcPr>
          <w:p w14:paraId="1417A991" w14:textId="77777777" w:rsidR="00424A26" w:rsidRDefault="00000000">
            <w:r>
              <w:rPr>
                <w:b/>
              </w:rPr>
              <w:t>Nr.</w:t>
            </w:r>
          </w:p>
        </w:tc>
        <w:tc>
          <w:tcPr>
            <w:tcW w:w="3264" w:type="dxa"/>
            <w:shd w:val="clear" w:color="auto" w:fill="D9EAF7"/>
            <w:vAlign w:val="center"/>
          </w:tcPr>
          <w:p w14:paraId="6AD0D7F2" w14:textId="77777777" w:rsidR="00424A26" w:rsidRDefault="00000000">
            <w:r>
              <w:rPr>
                <w:b/>
              </w:rPr>
              <w:t>Beobachtung</w:t>
            </w:r>
          </w:p>
        </w:tc>
        <w:tc>
          <w:tcPr>
            <w:tcW w:w="3264" w:type="dxa"/>
            <w:shd w:val="clear" w:color="auto" w:fill="D9EAF7"/>
            <w:vAlign w:val="center"/>
          </w:tcPr>
          <w:p w14:paraId="68F94890" w14:textId="77777777" w:rsidR="00424A26" w:rsidRDefault="00000000">
            <w:r>
              <w:rPr>
                <w:b/>
              </w:rPr>
              <w:t>Mögliche Auswirkung</w:t>
            </w:r>
          </w:p>
        </w:tc>
      </w:tr>
      <w:tr w:rsidR="00424A26" w14:paraId="5F7C0FAD" w14:textId="77777777">
        <w:trPr>
          <w:jc w:val="center"/>
        </w:trPr>
        <w:tc>
          <w:tcPr>
            <w:tcW w:w="3264" w:type="dxa"/>
          </w:tcPr>
          <w:p w14:paraId="4176A015" w14:textId="1BAE818D" w:rsidR="00424A26" w:rsidRDefault="00000000">
            <w:del w:id="7" w:author="Martin von Berg" w:date="2026-07-29T10:52:00Z" w16du:dateUtc="2026-07-29T08:52:00Z">
              <w:r w:rsidDel="003F737F">
                <w:delText>1</w:delText>
              </w:r>
            </w:del>
          </w:p>
        </w:tc>
        <w:tc>
          <w:tcPr>
            <w:tcW w:w="3264" w:type="dxa"/>
          </w:tcPr>
          <w:p w14:paraId="7EE80DEE" w14:textId="1610C050" w:rsidR="00424A26" w:rsidRDefault="00000000">
            <w:del w:id="8" w:author="Martin von Berg" w:date="2026-07-29T10:52:00Z" w16du:dateUtc="2026-07-29T08:52:00Z">
              <w:r w:rsidRPr="00634867" w:rsidDel="003F737F">
                <w:rPr>
                  <w:highlight w:val="yellow"/>
                </w:rPr>
                <w:delText>rewriteHTML_old(), classCreateElement_old() und parentFindCssClass_old() verbleiben im Produktivcode</w:delText>
              </w:r>
            </w:del>
          </w:p>
        </w:tc>
        <w:tc>
          <w:tcPr>
            <w:tcW w:w="3264" w:type="dxa"/>
          </w:tcPr>
          <w:p w14:paraId="276B6E88" w14:textId="37356281" w:rsidR="00424A26" w:rsidRDefault="00000000">
            <w:del w:id="9" w:author="Martin von Berg" w:date="2026-07-29T10:52:00Z" w16du:dateUtc="2026-07-29T08:52:00Z">
              <w:r w:rsidDel="003F737F">
                <w:delText>Erhöhte Wartungslast; unklar, welche historische Variante maßgeblich ist</w:delText>
              </w:r>
            </w:del>
          </w:p>
        </w:tc>
      </w:tr>
      <w:tr w:rsidR="00424A26" w14:paraId="226FF6D3" w14:textId="77777777">
        <w:trPr>
          <w:jc w:val="center"/>
        </w:trPr>
        <w:tc>
          <w:tcPr>
            <w:tcW w:w="3264" w:type="dxa"/>
          </w:tcPr>
          <w:p w14:paraId="3572497F" w14:textId="3A02ACEC" w:rsidR="00424A26" w:rsidRDefault="00000000">
            <w:del w:id="10" w:author="Martin von Berg" w:date="2026-07-29T11:14:00Z" w16du:dateUtc="2026-07-29T09:14:00Z">
              <w:r w:rsidDel="00663F28">
                <w:delText>2</w:delText>
              </w:r>
            </w:del>
          </w:p>
        </w:tc>
        <w:tc>
          <w:tcPr>
            <w:tcW w:w="3264" w:type="dxa"/>
          </w:tcPr>
          <w:p w14:paraId="7C7A6B51" w14:textId="4D1F04A9" w:rsidR="00424A26" w:rsidRDefault="00000000">
            <w:del w:id="11" w:author="Martin von Berg" w:date="2026-07-29T11:14:00Z" w16du:dateUtc="2026-07-29T09:14:00Z">
              <w:r w:rsidRPr="00634867" w:rsidDel="00663F28">
                <w:rPr>
                  <w:highlight w:val="yellow"/>
                </w:rPr>
                <w:delText>postTypes enthält home und front, prepare() verlangt zugleich is_singular()</w:delText>
              </w:r>
            </w:del>
          </w:p>
        </w:tc>
        <w:tc>
          <w:tcPr>
            <w:tcW w:w="3264" w:type="dxa"/>
          </w:tcPr>
          <w:p w14:paraId="7F740EFD" w14:textId="3956AC5B" w:rsidR="00424A26" w:rsidRDefault="00000000">
            <w:del w:id="12" w:author="Martin von Berg" w:date="2026-07-29T11:14:00Z" w16du:dateUtc="2026-07-29T09:14:00Z">
              <w:r w:rsidDel="00663F28">
                <w:delText>Home-/Front-Konfiguration kann abhängig von WordPress-Kontext wirkungslos sein</w:delText>
              </w:r>
            </w:del>
          </w:p>
        </w:tc>
      </w:tr>
      <w:tr w:rsidR="00424A26" w14:paraId="65540FD2" w14:textId="77777777">
        <w:trPr>
          <w:jc w:val="center"/>
        </w:trPr>
        <w:tc>
          <w:tcPr>
            <w:tcW w:w="3264" w:type="dxa"/>
          </w:tcPr>
          <w:p w14:paraId="3C5CBA52" w14:textId="07564994" w:rsidR="00424A26" w:rsidRDefault="00000000">
            <w:del w:id="13" w:author="Martin von Berg" w:date="2026-07-29T10:52:00Z" w16du:dateUtc="2026-07-29T08:52:00Z">
              <w:r w:rsidDel="003F737F">
                <w:delText>3</w:delText>
              </w:r>
            </w:del>
          </w:p>
        </w:tc>
        <w:tc>
          <w:tcPr>
            <w:tcW w:w="3264" w:type="dxa"/>
          </w:tcPr>
          <w:p w14:paraId="4C64A212" w14:textId="3F85B3FA" w:rsidR="00424A26" w:rsidRDefault="00000000">
            <w:del w:id="14" w:author="Martin von Berg" w:date="2026-07-29T10:52:00Z" w16du:dateUtc="2026-07-29T08:52:00Z">
              <w:r w:rsidRPr="00634867" w:rsidDel="003F737F">
                <w:rPr>
                  <w:highlight w:val="yellow"/>
                </w:rPr>
                <w:delText>Im JavaScript-Modus wird auf .min.js geprüft, aber .js geladen</w:delText>
              </w:r>
            </w:del>
          </w:p>
        </w:tc>
        <w:tc>
          <w:tcPr>
            <w:tcW w:w="3264" w:type="dxa"/>
          </w:tcPr>
          <w:p w14:paraId="4BAA74EA" w14:textId="73CAA0BF" w:rsidR="00424A26" w:rsidRDefault="00000000">
            <w:del w:id="15" w:author="Martin von Berg" w:date="2026-07-29T10:52:00Z" w16du:dateUtc="2026-07-29T08:52:00Z">
              <w:r w:rsidDel="003F737F">
                <w:delText>Bei fehlender nicht minifizierter Datei kann die Prüfung irreführend sein</w:delText>
              </w:r>
            </w:del>
          </w:p>
        </w:tc>
      </w:tr>
      <w:tr w:rsidR="00424A26" w14:paraId="21B8ACA8" w14:textId="77777777">
        <w:trPr>
          <w:jc w:val="center"/>
        </w:trPr>
        <w:tc>
          <w:tcPr>
            <w:tcW w:w="3264" w:type="dxa"/>
          </w:tcPr>
          <w:p w14:paraId="64EFCAD2" w14:textId="2F9913C8" w:rsidR="00424A26" w:rsidRDefault="00000000">
            <w:del w:id="16" w:author="Martin von Berg" w:date="2026-07-29T10:52:00Z" w16du:dateUtc="2026-07-29T08:52:00Z">
              <w:r w:rsidDel="003F737F">
                <w:delText>4</w:delText>
              </w:r>
            </w:del>
          </w:p>
        </w:tc>
        <w:tc>
          <w:tcPr>
            <w:tcW w:w="3264" w:type="dxa"/>
          </w:tcPr>
          <w:p w14:paraId="5E44CAD4" w14:textId="0FB86220" w:rsidR="00424A26" w:rsidRDefault="00000000">
            <w:del w:id="17" w:author="Martin von Berg" w:date="2026-07-29T10:52:00Z" w16du:dateUtc="2026-07-29T08:52:00Z">
              <w:r w:rsidRPr="00634867" w:rsidDel="003F737F">
                <w:rPr>
                  <w:highlight w:val="yellow"/>
                </w:rPr>
                <w:delText>simple-lightbox-js-render wird vor mvb-fslightbox registriert, obwohl es davon abhängt</w:delText>
              </w:r>
            </w:del>
          </w:p>
        </w:tc>
        <w:tc>
          <w:tcPr>
            <w:tcW w:w="3264" w:type="dxa"/>
          </w:tcPr>
          <w:p w14:paraId="1026207A" w14:textId="14515862" w:rsidR="00424A26" w:rsidRDefault="00000000">
            <w:del w:id="18" w:author="Martin von Berg" w:date="2026-07-29T10:52:00Z" w16du:dateUtc="2026-07-29T08:52:00Z">
              <w:r w:rsidDel="003F737F">
                <w:delText>WordPress löst Abhängigkeiten gewöhnlich auf; Reihenfolge sollte dennoch bewusst getestet werden</w:delText>
              </w:r>
            </w:del>
          </w:p>
        </w:tc>
      </w:tr>
      <w:tr w:rsidR="00424A26" w14:paraId="4197DE45" w14:textId="77777777">
        <w:trPr>
          <w:jc w:val="center"/>
        </w:trPr>
        <w:tc>
          <w:tcPr>
            <w:tcW w:w="3264" w:type="dxa"/>
          </w:tcPr>
          <w:p w14:paraId="44C475AF" w14:textId="77777777" w:rsidR="00424A26" w:rsidRDefault="00000000">
            <w:r>
              <w:t>5</w:t>
            </w:r>
          </w:p>
        </w:tc>
        <w:tc>
          <w:tcPr>
            <w:tcW w:w="3264" w:type="dxa"/>
          </w:tcPr>
          <w:p w14:paraId="3FE38D72" w14:textId="77777777" w:rsidR="00424A26" w:rsidRDefault="00000000">
            <w:r w:rsidRPr="00CC612A">
              <w:rPr>
                <w:rPrChange w:id="19" w:author="Martin von Berg" w:date="2026-07-29T11:16:00Z" w16du:dateUtc="2026-07-29T09:16:00Z">
                  <w:rPr>
                    <w:highlight w:val="yellow"/>
                  </w:rPr>
                </w:rPrChange>
              </w:rPr>
              <w:t>Body-Modus fügt rohe Asset-Tags statt wp_enqueue_* ein</w:t>
            </w:r>
          </w:p>
        </w:tc>
        <w:tc>
          <w:tcPr>
            <w:tcW w:w="3264" w:type="dxa"/>
          </w:tcPr>
          <w:p w14:paraId="17B62436" w14:textId="442692C4" w:rsidR="00424A26" w:rsidRDefault="00000000">
            <w:r>
              <w:t>Doppelladungen oder Konflikte mit Optimierungsplugins sind möglich</w:t>
            </w:r>
            <w:ins w:id="20" w:author="Martin von Berg" w:date="2026-07-29T11:16:00Z" w16du:dateUtc="2026-07-29T09:16:00Z">
              <w:r w:rsidR="00CC612A">
                <w:t xml:space="preserve"> </w:t>
              </w:r>
              <w:r w:rsidR="00CC612A">
                <w:sym w:font="Wingdings" w:char="F0E0"/>
              </w:r>
              <w:r w:rsidR="00CC612A">
                <w:t xml:space="preserve"> Das ist Absicht und geht auch nicht anders. </w:t>
              </w:r>
            </w:ins>
          </w:p>
        </w:tc>
      </w:tr>
      <w:tr w:rsidR="00424A26" w14:paraId="2E3097FA" w14:textId="77777777">
        <w:trPr>
          <w:jc w:val="center"/>
        </w:trPr>
        <w:tc>
          <w:tcPr>
            <w:tcW w:w="3264" w:type="dxa"/>
          </w:tcPr>
          <w:p w14:paraId="7A36CECF" w14:textId="77777777" w:rsidR="00424A26" w:rsidRDefault="00000000">
            <w:r>
              <w:t>6</w:t>
            </w:r>
          </w:p>
        </w:tc>
        <w:tc>
          <w:tcPr>
            <w:tcW w:w="3264" w:type="dxa"/>
          </w:tcPr>
          <w:p w14:paraId="23A8E1EC" w14:textId="69C36550" w:rsidR="00424A26" w:rsidRDefault="00000000">
            <w:del w:id="21" w:author="Martin von Berg" w:date="2026-07-30T17:09:00Z" w16du:dateUtc="2026-07-30T15:09:00Z">
              <w:r w:rsidRPr="00634867" w:rsidDel="008A5C12">
                <w:rPr>
                  <w:highlight w:val="yellow"/>
                </w:rPr>
                <w:delText>xcopy() propagiert Rückgabewerte rekursiver Unterkopien nicht</w:delText>
              </w:r>
            </w:del>
          </w:p>
        </w:tc>
        <w:tc>
          <w:tcPr>
            <w:tcW w:w="3264" w:type="dxa"/>
          </w:tcPr>
          <w:p w14:paraId="20EFE4FE" w14:textId="357BCF10" w:rsidR="00424A26" w:rsidRDefault="00000000">
            <w:del w:id="22" w:author="Martin von Berg" w:date="2026-07-30T17:09:00Z" w16du:dateUtc="2026-07-30T15:09:00Z">
              <w:r w:rsidDel="008A5C12">
                <w:delText>Teilweise fehlgeschlagene Verzeichniskopien können als erfolgreich erscheinen</w:delText>
              </w:r>
            </w:del>
          </w:p>
        </w:tc>
      </w:tr>
      <w:tr w:rsidR="00424A26" w14:paraId="4EF0F88E" w14:textId="77777777">
        <w:trPr>
          <w:jc w:val="center"/>
        </w:trPr>
        <w:tc>
          <w:tcPr>
            <w:tcW w:w="3264" w:type="dxa"/>
          </w:tcPr>
          <w:p w14:paraId="19431209" w14:textId="77777777" w:rsidR="00424A26" w:rsidRDefault="00000000">
            <w:r>
              <w:t>7</w:t>
            </w:r>
          </w:p>
        </w:tc>
        <w:tc>
          <w:tcPr>
            <w:tcW w:w="3264" w:type="dxa"/>
          </w:tcPr>
          <w:p w14:paraId="3D17B04C" w14:textId="77777777" w:rsidR="00424A26" w:rsidRDefault="00000000">
            <w:r>
              <w:t>Backup-Verzeichnis bleibt bestehen</w:t>
            </w:r>
          </w:p>
        </w:tc>
        <w:tc>
          <w:tcPr>
            <w:tcW w:w="3264" w:type="dxa"/>
          </w:tcPr>
          <w:p w14:paraId="50D322F5" w14:textId="485F19E0" w:rsidR="00424A26" w:rsidRDefault="00000000">
            <w:r>
              <w:t>Veraltete Dateien und unnötiger Speicherverbrauch möglich</w:t>
            </w:r>
            <w:ins w:id="23" w:author="Martin von Berg" w:date="2026-07-29T11:18:00Z" w16du:dateUtc="2026-07-29T09:18:00Z">
              <w:r w:rsidR="001B271E">
                <w:t xml:space="preserve"> </w:t>
              </w:r>
              <w:r w:rsidR="001B271E">
                <w:sym w:font="Wingdings" w:char="F0E0"/>
              </w:r>
              <w:r w:rsidR="001B271E">
                <w:t xml:space="preserve"> Das ist Absicht und geht auch nicht anders.</w:t>
              </w:r>
            </w:ins>
          </w:p>
        </w:tc>
      </w:tr>
      <w:tr w:rsidR="00424A26" w14:paraId="457AE5A5" w14:textId="77777777">
        <w:trPr>
          <w:jc w:val="center"/>
        </w:trPr>
        <w:tc>
          <w:tcPr>
            <w:tcW w:w="3264" w:type="dxa"/>
          </w:tcPr>
          <w:p w14:paraId="0D7C3A7A" w14:textId="4ED9BEF3" w:rsidR="00424A26" w:rsidRDefault="00000000">
            <w:del w:id="24" w:author="Martin von Berg" w:date="2026-07-29T15:33:00Z" w16du:dateUtc="2026-07-29T13:33:00Z">
              <w:r w:rsidDel="001A290B">
                <w:delText>8</w:delText>
              </w:r>
            </w:del>
          </w:p>
        </w:tc>
        <w:tc>
          <w:tcPr>
            <w:tcW w:w="3264" w:type="dxa"/>
          </w:tcPr>
          <w:p w14:paraId="71DC1A75" w14:textId="106D5EC7" w:rsidR="00424A26" w:rsidRDefault="00000000">
            <w:del w:id="25" w:author="Martin von Berg" w:date="2026-07-29T15:33:00Z" w16du:dateUtc="2026-07-29T13:33:00Z">
              <w:r w:rsidRPr="00634867" w:rsidDel="001A290B">
                <w:rPr>
                  <w:highlight w:val="yellow"/>
                </w:rPr>
                <w:delText>JSON wird nicht per json_last_error() oder Schema validiert</w:delText>
              </w:r>
            </w:del>
          </w:p>
        </w:tc>
        <w:tc>
          <w:tcPr>
            <w:tcW w:w="3264" w:type="dxa"/>
          </w:tcPr>
          <w:p w14:paraId="23EFE6ED" w14:textId="1DFD1077" w:rsidR="00424A26" w:rsidRDefault="00000000">
            <w:del w:id="26" w:author="Martin von Berg" w:date="2026-07-29T15:33:00Z" w16du:dateUtc="2026-07-29T13:33:00Z">
              <w:r w:rsidDel="001A290B">
                <w:delText>Ungültige Konfiguration kann zu Warnungen oder Typfehlern führen</w:delText>
              </w:r>
            </w:del>
          </w:p>
        </w:tc>
      </w:tr>
      <w:tr w:rsidR="00424A26" w14:paraId="17D5D2A4" w14:textId="77777777">
        <w:trPr>
          <w:jc w:val="center"/>
        </w:trPr>
        <w:tc>
          <w:tcPr>
            <w:tcW w:w="3264" w:type="dxa"/>
          </w:tcPr>
          <w:p w14:paraId="16C8B2BA" w14:textId="77777777" w:rsidR="00424A26" w:rsidRDefault="00000000">
            <w:r>
              <w:lastRenderedPageBreak/>
              <w:t>9</w:t>
            </w:r>
          </w:p>
        </w:tc>
        <w:tc>
          <w:tcPr>
            <w:tcW w:w="3264" w:type="dxa"/>
          </w:tcPr>
          <w:p w14:paraId="2C7D3D7F" w14:textId="77777777" w:rsidR="00424A26" w:rsidRPr="00400D60" w:rsidRDefault="00000000">
            <w:r w:rsidRPr="00400D60">
              <w:rPr>
                <w:rPrChange w:id="27" w:author="Martin von Berg" w:date="2026-07-29T11:18:00Z" w16du:dateUtc="2026-07-29T09:18:00Z">
                  <w:rPr>
                    <w:highlight w:val="yellow"/>
                  </w:rPr>
                </w:rPrChange>
              </w:rPr>
              <w:t>hasDivInFigure-Zweig klont das Bild und ersetzt das Original mit einem Link</w:t>
            </w:r>
          </w:p>
        </w:tc>
        <w:tc>
          <w:tcPr>
            <w:tcW w:w="3264" w:type="dxa"/>
          </w:tcPr>
          <w:p w14:paraId="5BAD0641" w14:textId="4F077106" w:rsidR="00424A26" w:rsidRDefault="00000000">
            <w:r>
              <w:t>DOM-Struktur und Attribute sollten für komplexe Theme-Markups gezielt getestet werden</w:t>
            </w:r>
            <w:ins w:id="28" w:author="Martin von Berg" w:date="2026-07-29T11:18:00Z" w16du:dateUtc="2026-07-29T09:18:00Z">
              <w:r w:rsidR="00B9279A">
                <w:t xml:space="preserve"> </w:t>
              </w:r>
              <w:r w:rsidR="00B9279A">
                <w:sym w:font="Wingdings" w:char="F0E0"/>
              </w:r>
              <w:r w:rsidR="00B9279A">
                <w:t xml:space="preserve"> Das ist Absicht </w:t>
              </w:r>
            </w:ins>
          </w:p>
        </w:tc>
      </w:tr>
    </w:tbl>
    <w:p w14:paraId="00FEAE0E" w14:textId="77777777" w:rsidR="00424A26" w:rsidRDefault="00000000">
      <w:pPr>
        <w:rPr>
          <w:ins w:id="29" w:author="Martin von Berg" w:date="2026-07-29T11:09:00Z" w16du:dateUtc="2026-07-29T09:09:00Z"/>
        </w:rPr>
      </w:pPr>
      <w:r>
        <w:t>Diese Punkte sind technische Beobachtungen aus dem vorliegenden Quellstand und keine Aussage, dass der jeweilige Pfad im praktischen Betrieb fehlerhaft ist.</w:t>
      </w:r>
    </w:p>
    <w:p w14:paraId="68B03D4D" w14:textId="77777777" w:rsidR="00663F28" w:rsidRDefault="00663F28">
      <w:pPr>
        <w:rPr>
          <w:ins w:id="30" w:author="Martin von Berg" w:date="2026-07-29T11:09:00Z" w16du:dateUtc="2026-07-29T09:09:00Z"/>
        </w:rPr>
      </w:pPr>
    </w:p>
    <w:p w14:paraId="739C0EFD" w14:textId="51CD7F39" w:rsidR="00663F28" w:rsidRDefault="00663F28">
      <w:pPr>
        <w:rPr>
          <w:ins w:id="31" w:author="Martin von Berg" w:date="2026-07-29T11:09:00Z" w16du:dateUtc="2026-07-29T09:09:00Z"/>
        </w:rPr>
      </w:pPr>
      <w:ins w:id="32" w:author="Martin von Berg" w:date="2026-07-29T11:09:00Z" w16du:dateUtc="2026-07-29T09:09:00Z">
        <w:r>
          <w:t>Analyse zu Punkt 2</w:t>
        </w:r>
      </w:ins>
    </w:p>
    <w:p w14:paraId="53968F7D" w14:textId="77777777" w:rsidR="00663F28" w:rsidRDefault="00663F28">
      <w:pPr>
        <w:spacing w:after="200" w:line="276" w:lineRule="auto"/>
        <w:rPr>
          <w:ins w:id="33" w:author="Martin von Berg" w:date="2026-07-29T11:09:00Z" w16du:dateUtc="2026-07-29T09:09:00Z"/>
        </w:rPr>
      </w:pPr>
      <w:ins w:id="34" w:author="Martin von Berg" w:date="2026-07-29T11:09:00Z" w16du:dateUtc="2026-07-29T09:09:00Z">
        <w:r>
          <w:br w:type="page"/>
        </w:r>
      </w:ins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PrChange w:id="35" w:author="Martin von Berg" w:date="2026-07-29T11:13:00Z" w16du:dateUtc="2026-07-29T09:13:00Z">
          <w:tblPr>
            <w:tblW w:w="0" w:type="auto"/>
            <w:tblCellSpacing w:w="15" w:type="dxa"/>
            <w:tblCellMar>
              <w:top w:w="15" w:type="dxa"/>
              <w:left w:w="15" w:type="dxa"/>
              <w:bottom w:w="15" w:type="dxa"/>
              <w:right w:w="15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2327"/>
        <w:gridCol w:w="2066"/>
        <w:gridCol w:w="3103"/>
        <w:gridCol w:w="1192"/>
        <w:gridCol w:w="1214"/>
        <w:tblGridChange w:id="36">
          <w:tblGrid>
            <w:gridCol w:w="90"/>
            <w:gridCol w:w="2237"/>
            <w:gridCol w:w="91"/>
            <w:gridCol w:w="1975"/>
            <w:gridCol w:w="88"/>
            <w:gridCol w:w="3015"/>
            <w:gridCol w:w="101"/>
            <w:gridCol w:w="1091"/>
            <w:gridCol w:w="81"/>
            <w:gridCol w:w="1133"/>
            <w:gridCol w:w="70"/>
          </w:tblGrid>
        </w:tblGridChange>
      </w:tblGrid>
      <w:tr w:rsidR="00663F28" w:rsidRPr="00663F28" w14:paraId="234C41D8" w14:textId="77777777" w:rsidTr="00663F28">
        <w:trPr>
          <w:tblHeader/>
          <w:tblCellSpacing w:w="15" w:type="dxa"/>
          <w:ins w:id="37" w:author="Martin von Berg" w:date="2026-07-29T11:09:00Z"/>
          <w:trPrChange w:id="38" w:author="Martin von Berg" w:date="2026-07-29T11:13:00Z" w16du:dateUtc="2026-07-29T09:13:00Z">
            <w:trPr>
              <w:gridBefore w:val="1"/>
              <w:tblHeader/>
              <w:tblCellSpacing w:w="15" w:type="dxa"/>
            </w:trPr>
          </w:trPrChange>
        </w:trPr>
        <w:tc>
          <w:tcPr>
            <w:tcW w:w="0" w:type="auto"/>
            <w:vAlign w:val="center"/>
            <w:hideMark/>
            <w:tcPrChange w:id="39" w:author="Martin von Berg" w:date="2026-07-29T11:13:00Z" w16du:dateUtc="2026-07-29T09:13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79773368" w14:textId="77777777" w:rsidR="00663F28" w:rsidRPr="00663F28" w:rsidRDefault="00663F28" w:rsidP="00663F28">
            <w:pPr>
              <w:rPr>
                <w:ins w:id="40" w:author="Martin von Berg" w:date="2026-07-29T11:09:00Z"/>
                <w:b/>
                <w:bCs/>
                <w:lang w:val="de-DE"/>
              </w:rPr>
            </w:pPr>
            <w:ins w:id="41" w:author="Martin von Berg" w:date="2026-07-29T11:09:00Z">
              <w:r w:rsidRPr="00663F28">
                <w:rPr>
                  <w:b/>
                  <w:bCs/>
                  <w:lang w:val="de-DE"/>
                </w:rPr>
                <w:lastRenderedPageBreak/>
                <w:t>WordPress-Konfiguration</w:t>
              </w:r>
            </w:ins>
          </w:p>
        </w:tc>
        <w:tc>
          <w:tcPr>
            <w:tcW w:w="0" w:type="auto"/>
            <w:vAlign w:val="center"/>
            <w:hideMark/>
            <w:tcPrChange w:id="42" w:author="Martin von Berg" w:date="2026-07-29T11:13:00Z" w16du:dateUtc="2026-07-29T09:13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6CFC16E9" w14:textId="77777777" w:rsidR="00663F28" w:rsidRPr="00663F28" w:rsidRDefault="00663F28" w:rsidP="00663F28">
            <w:pPr>
              <w:rPr>
                <w:ins w:id="43" w:author="Martin von Berg" w:date="2026-07-29T11:09:00Z"/>
                <w:b/>
                <w:bCs/>
                <w:lang w:val="de-DE"/>
              </w:rPr>
            </w:pPr>
            <w:ins w:id="44" w:author="Martin von Berg" w:date="2026-07-29T11:09:00Z">
              <w:r w:rsidRPr="00663F28">
                <w:rPr>
                  <w:b/>
                  <w:bCs/>
                  <w:lang w:val="de-DE"/>
                </w:rPr>
                <w:t>Kontext</w:t>
              </w:r>
            </w:ins>
          </w:p>
        </w:tc>
        <w:tc>
          <w:tcPr>
            <w:tcW w:w="0" w:type="auto"/>
            <w:vAlign w:val="center"/>
            <w:hideMark/>
            <w:tcPrChange w:id="45" w:author="Martin von Berg" w:date="2026-07-29T11:13:00Z" w16du:dateUtc="2026-07-29T09:13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1E07EBD9" w14:textId="77777777" w:rsidR="00663F28" w:rsidRPr="00663F28" w:rsidRDefault="00663F28" w:rsidP="00663F28">
            <w:pPr>
              <w:rPr>
                <w:ins w:id="46" w:author="Martin von Berg" w:date="2026-07-29T11:09:00Z"/>
                <w:b/>
                <w:bCs/>
                <w:lang w:val="de-DE"/>
              </w:rPr>
            </w:pPr>
            <w:ins w:id="47" w:author="Martin von Berg" w:date="2026-07-29T11:09:00Z">
              <w:r w:rsidRPr="00663F28">
                <w:rPr>
                  <w:b/>
                  <w:bCs/>
                  <w:lang w:val="de-DE"/>
                </w:rPr>
                <w:t>get_post_type()</w:t>
              </w:r>
            </w:ins>
          </w:p>
        </w:tc>
        <w:tc>
          <w:tcPr>
            <w:tcW w:w="0" w:type="auto"/>
            <w:vAlign w:val="center"/>
            <w:hideMark/>
            <w:tcPrChange w:id="48" w:author="Martin von Berg" w:date="2026-07-29T11:13:00Z" w16du:dateUtc="2026-07-29T09:13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30EF9968" w14:textId="77777777" w:rsidR="00663F28" w:rsidRPr="00663F28" w:rsidRDefault="00663F28" w:rsidP="00663F28">
            <w:pPr>
              <w:rPr>
                <w:ins w:id="49" w:author="Martin von Berg" w:date="2026-07-29T11:09:00Z"/>
                <w:b/>
                <w:bCs/>
                <w:lang w:val="de-DE"/>
              </w:rPr>
            </w:pPr>
            <w:ins w:id="50" w:author="Martin von Berg" w:date="2026-07-29T11:09:00Z">
              <w:r w:rsidRPr="00663F28">
                <w:rPr>
                  <w:b/>
                  <w:bCs/>
                  <w:lang w:val="de-DE"/>
                </w:rPr>
                <w:t>is_singular()</w:t>
              </w:r>
            </w:ins>
          </w:p>
        </w:tc>
        <w:tc>
          <w:tcPr>
            <w:tcW w:w="0" w:type="auto"/>
            <w:vAlign w:val="center"/>
            <w:hideMark/>
            <w:tcPrChange w:id="51" w:author="Martin von Berg" w:date="2026-07-29T11:13:00Z" w16du:dateUtc="2026-07-29T09:13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72DCFFBF" w14:textId="77777777" w:rsidR="00663F28" w:rsidRPr="00663F28" w:rsidRDefault="00663F28" w:rsidP="00663F28">
            <w:pPr>
              <w:rPr>
                <w:ins w:id="52" w:author="Martin von Berg" w:date="2026-07-29T11:09:00Z"/>
                <w:b/>
                <w:bCs/>
                <w:lang w:val="de-DE"/>
              </w:rPr>
            </w:pPr>
            <w:ins w:id="53" w:author="Martin von Berg" w:date="2026-07-29T11:09:00Z">
              <w:r w:rsidRPr="00663F28">
                <w:rPr>
                  <w:b/>
                  <w:bCs/>
                  <w:lang w:val="de-DE"/>
                </w:rPr>
                <w:t>Rewrite aktuell</w:t>
              </w:r>
            </w:ins>
          </w:p>
        </w:tc>
      </w:tr>
      <w:tr w:rsidR="00663F28" w:rsidRPr="00663F28" w14:paraId="7A69FA5A" w14:textId="77777777" w:rsidTr="00663F28">
        <w:trPr>
          <w:tblCellSpacing w:w="15" w:type="dxa"/>
          <w:ins w:id="54" w:author="Martin von Berg" w:date="2026-07-29T11:09:00Z"/>
          <w:trPrChange w:id="55" w:author="Martin von Berg" w:date="2026-07-29T11:13:00Z" w16du:dateUtc="2026-07-29T09:13:00Z">
            <w:trPr>
              <w:gridBefore w:val="1"/>
              <w:tblCellSpacing w:w="15" w:type="dxa"/>
            </w:trPr>
          </w:trPrChange>
        </w:trPr>
        <w:tc>
          <w:tcPr>
            <w:tcW w:w="0" w:type="auto"/>
            <w:vAlign w:val="center"/>
            <w:hideMark/>
            <w:tcPrChange w:id="56" w:author="Martin von Berg" w:date="2026-07-29T11:13:00Z" w16du:dateUtc="2026-07-29T09:13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3F86ADE5" w14:textId="77777777" w:rsidR="00663F28" w:rsidRPr="00663F28" w:rsidRDefault="00663F28" w:rsidP="00663F28">
            <w:pPr>
              <w:rPr>
                <w:ins w:id="57" w:author="Martin von Berg" w:date="2026-07-29T11:09:00Z"/>
                <w:lang w:val="de-DE"/>
              </w:rPr>
            </w:pPr>
            <w:ins w:id="58" w:author="Martin von Berg" w:date="2026-07-29T11:09:00Z">
              <w:r w:rsidRPr="00663F28">
                <w:rPr>
                  <w:lang w:val="de-DE"/>
                </w:rPr>
                <w:t>Startseite zeigt neueste Beiträge</w:t>
              </w:r>
            </w:ins>
          </w:p>
        </w:tc>
        <w:tc>
          <w:tcPr>
            <w:tcW w:w="0" w:type="auto"/>
            <w:vAlign w:val="center"/>
            <w:hideMark/>
            <w:tcPrChange w:id="59" w:author="Martin von Berg" w:date="2026-07-29T11:13:00Z" w16du:dateUtc="2026-07-29T09:13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2CCA0D66" w14:textId="77777777" w:rsidR="00663F28" w:rsidRPr="00663F28" w:rsidRDefault="00663F28" w:rsidP="00663F28">
            <w:pPr>
              <w:rPr>
                <w:ins w:id="60" w:author="Martin von Berg" w:date="2026-07-29T11:09:00Z"/>
                <w:lang w:val="de-DE"/>
              </w:rPr>
            </w:pPr>
            <w:ins w:id="61" w:author="Martin von Berg" w:date="2026-07-29T11:09:00Z">
              <w:r w:rsidRPr="00663F28">
                <w:rPr>
                  <w:lang w:val="de-DE"/>
                </w:rPr>
                <w:t>Startseite und Beitragsindex</w:t>
              </w:r>
            </w:ins>
          </w:p>
        </w:tc>
        <w:tc>
          <w:tcPr>
            <w:tcW w:w="0" w:type="auto"/>
            <w:vAlign w:val="center"/>
            <w:hideMark/>
            <w:tcPrChange w:id="62" w:author="Martin von Berg" w:date="2026-07-29T11:13:00Z" w16du:dateUtc="2026-07-29T09:13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5E70C869" w14:textId="77777777" w:rsidR="00663F28" w:rsidRPr="00663F28" w:rsidRDefault="00663F28" w:rsidP="00663F28">
            <w:pPr>
              <w:rPr>
                <w:ins w:id="63" w:author="Martin von Berg" w:date="2026-07-29T11:09:00Z"/>
                <w:lang w:val="de-DE"/>
              </w:rPr>
            </w:pPr>
            <w:ins w:id="64" w:author="Martin von Berg" w:date="2026-07-29T11:09:00Z">
              <w:r w:rsidRPr="00663F28">
                <w:rPr>
                  <w:lang w:val="de-DE"/>
                </w:rPr>
                <w:t>meist post beziehungsweise kontextabhängig</w:t>
              </w:r>
            </w:ins>
          </w:p>
        </w:tc>
        <w:tc>
          <w:tcPr>
            <w:tcW w:w="0" w:type="auto"/>
            <w:vAlign w:val="center"/>
            <w:hideMark/>
            <w:tcPrChange w:id="65" w:author="Martin von Berg" w:date="2026-07-29T11:13:00Z" w16du:dateUtc="2026-07-29T09:13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27C5537D" w14:textId="77777777" w:rsidR="00663F28" w:rsidRPr="00663F28" w:rsidRDefault="00663F28" w:rsidP="00663F28">
            <w:pPr>
              <w:rPr>
                <w:ins w:id="66" w:author="Martin von Berg" w:date="2026-07-29T11:09:00Z"/>
                <w:lang w:val="de-DE"/>
              </w:rPr>
            </w:pPr>
            <w:ins w:id="67" w:author="Martin von Berg" w:date="2026-07-29T11:09:00Z">
              <w:r w:rsidRPr="00663F28">
                <w:rPr>
                  <w:lang w:val="de-DE"/>
                </w:rPr>
                <w:t>false</w:t>
              </w:r>
            </w:ins>
          </w:p>
        </w:tc>
        <w:tc>
          <w:tcPr>
            <w:tcW w:w="0" w:type="auto"/>
            <w:vAlign w:val="center"/>
            <w:hideMark/>
            <w:tcPrChange w:id="68" w:author="Martin von Berg" w:date="2026-07-29T11:13:00Z" w16du:dateUtc="2026-07-29T09:13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5820B91A" w14:textId="77777777" w:rsidR="00663F28" w:rsidRPr="00663F28" w:rsidRDefault="00663F28" w:rsidP="00663F28">
            <w:pPr>
              <w:rPr>
                <w:ins w:id="69" w:author="Martin von Berg" w:date="2026-07-29T11:09:00Z"/>
                <w:lang w:val="de-DE"/>
              </w:rPr>
            </w:pPr>
            <w:ins w:id="70" w:author="Martin von Berg" w:date="2026-07-29T11:09:00Z">
              <w:r w:rsidRPr="00663F28">
                <w:rPr>
                  <w:lang w:val="de-DE"/>
                </w:rPr>
                <w:t>nein</w:t>
              </w:r>
            </w:ins>
          </w:p>
        </w:tc>
      </w:tr>
      <w:tr w:rsidR="00663F28" w:rsidRPr="00663F28" w14:paraId="44C5D741" w14:textId="77777777" w:rsidTr="00663F28">
        <w:trPr>
          <w:tblCellSpacing w:w="15" w:type="dxa"/>
          <w:ins w:id="71" w:author="Martin von Berg" w:date="2026-07-29T11:09:00Z"/>
          <w:trPrChange w:id="72" w:author="Martin von Berg" w:date="2026-07-29T11:13:00Z" w16du:dateUtc="2026-07-29T09:13:00Z">
            <w:trPr>
              <w:gridBefore w:val="1"/>
              <w:tblCellSpacing w:w="15" w:type="dxa"/>
            </w:trPr>
          </w:trPrChange>
        </w:trPr>
        <w:tc>
          <w:tcPr>
            <w:tcW w:w="0" w:type="auto"/>
            <w:vAlign w:val="center"/>
            <w:hideMark/>
            <w:tcPrChange w:id="73" w:author="Martin von Berg" w:date="2026-07-29T11:13:00Z" w16du:dateUtc="2026-07-29T09:13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4EB63BB7" w14:textId="77777777" w:rsidR="00663F28" w:rsidRPr="00663F28" w:rsidRDefault="00663F28" w:rsidP="00663F28">
            <w:pPr>
              <w:rPr>
                <w:ins w:id="74" w:author="Martin von Berg" w:date="2026-07-29T11:09:00Z"/>
                <w:lang w:val="de-DE"/>
              </w:rPr>
            </w:pPr>
            <w:ins w:id="75" w:author="Martin von Berg" w:date="2026-07-29T11:09:00Z">
              <w:r w:rsidRPr="00663F28">
                <w:rPr>
                  <w:lang w:val="de-DE"/>
                </w:rPr>
                <w:t>Statische Seite als Startseite</w:t>
              </w:r>
            </w:ins>
          </w:p>
        </w:tc>
        <w:tc>
          <w:tcPr>
            <w:tcW w:w="0" w:type="auto"/>
            <w:vAlign w:val="center"/>
            <w:hideMark/>
            <w:tcPrChange w:id="76" w:author="Martin von Berg" w:date="2026-07-29T11:13:00Z" w16du:dateUtc="2026-07-29T09:13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401DC069" w14:textId="77777777" w:rsidR="00663F28" w:rsidRPr="00663F28" w:rsidRDefault="00663F28" w:rsidP="00663F28">
            <w:pPr>
              <w:rPr>
                <w:ins w:id="77" w:author="Martin von Berg" w:date="2026-07-29T11:09:00Z"/>
                <w:lang w:val="de-DE"/>
              </w:rPr>
            </w:pPr>
            <w:ins w:id="78" w:author="Martin von Berg" w:date="2026-07-29T11:09:00Z">
              <w:r w:rsidRPr="00663F28">
                <w:rPr>
                  <w:lang w:val="de-DE"/>
                </w:rPr>
                <w:t>Startseite</w:t>
              </w:r>
            </w:ins>
          </w:p>
        </w:tc>
        <w:tc>
          <w:tcPr>
            <w:tcW w:w="0" w:type="auto"/>
            <w:vAlign w:val="center"/>
            <w:hideMark/>
            <w:tcPrChange w:id="79" w:author="Martin von Berg" w:date="2026-07-29T11:13:00Z" w16du:dateUtc="2026-07-29T09:13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506B4952" w14:textId="77777777" w:rsidR="00663F28" w:rsidRPr="00663F28" w:rsidRDefault="00663F28" w:rsidP="00663F28">
            <w:pPr>
              <w:rPr>
                <w:ins w:id="80" w:author="Martin von Berg" w:date="2026-07-29T11:09:00Z"/>
                <w:lang w:val="de-DE"/>
              </w:rPr>
            </w:pPr>
            <w:ins w:id="81" w:author="Martin von Berg" w:date="2026-07-29T11:09:00Z">
              <w:r w:rsidRPr="00663F28">
                <w:rPr>
                  <w:lang w:val="de-DE"/>
                </w:rPr>
                <w:t>page</w:t>
              </w:r>
            </w:ins>
          </w:p>
        </w:tc>
        <w:tc>
          <w:tcPr>
            <w:tcW w:w="0" w:type="auto"/>
            <w:vAlign w:val="center"/>
            <w:hideMark/>
            <w:tcPrChange w:id="82" w:author="Martin von Berg" w:date="2026-07-29T11:13:00Z" w16du:dateUtc="2026-07-29T09:13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3EE8AC13" w14:textId="77777777" w:rsidR="00663F28" w:rsidRPr="00663F28" w:rsidRDefault="00663F28" w:rsidP="00663F28">
            <w:pPr>
              <w:rPr>
                <w:ins w:id="83" w:author="Martin von Berg" w:date="2026-07-29T11:09:00Z"/>
                <w:lang w:val="de-DE"/>
              </w:rPr>
            </w:pPr>
            <w:ins w:id="84" w:author="Martin von Berg" w:date="2026-07-29T11:09:00Z">
              <w:r w:rsidRPr="00663F28">
                <w:rPr>
                  <w:lang w:val="de-DE"/>
                </w:rPr>
                <w:t>true</w:t>
              </w:r>
            </w:ins>
          </w:p>
        </w:tc>
        <w:tc>
          <w:tcPr>
            <w:tcW w:w="0" w:type="auto"/>
            <w:vAlign w:val="center"/>
            <w:hideMark/>
            <w:tcPrChange w:id="85" w:author="Martin von Berg" w:date="2026-07-29T11:13:00Z" w16du:dateUtc="2026-07-29T09:13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7F1E3435" w14:textId="77777777" w:rsidR="00663F28" w:rsidRPr="00663F28" w:rsidRDefault="00663F28" w:rsidP="00663F28">
            <w:pPr>
              <w:rPr>
                <w:ins w:id="86" w:author="Martin von Berg" w:date="2026-07-29T11:09:00Z"/>
                <w:lang w:val="de-DE"/>
              </w:rPr>
            </w:pPr>
            <w:ins w:id="87" w:author="Martin von Berg" w:date="2026-07-29T11:09:00Z">
              <w:r w:rsidRPr="00663F28">
                <w:rPr>
                  <w:lang w:val="de-DE"/>
                </w:rPr>
                <w:t>ja, wegen page</w:t>
              </w:r>
            </w:ins>
          </w:p>
        </w:tc>
      </w:tr>
      <w:tr w:rsidR="00663F28" w:rsidRPr="00663F28" w14:paraId="1B4DD7B1" w14:textId="77777777" w:rsidTr="00663F28">
        <w:trPr>
          <w:tblCellSpacing w:w="15" w:type="dxa"/>
          <w:ins w:id="88" w:author="Martin von Berg" w:date="2026-07-29T11:09:00Z"/>
          <w:trPrChange w:id="89" w:author="Martin von Berg" w:date="2026-07-29T11:13:00Z" w16du:dateUtc="2026-07-29T09:13:00Z">
            <w:trPr>
              <w:gridBefore w:val="1"/>
              <w:tblCellSpacing w:w="15" w:type="dxa"/>
            </w:trPr>
          </w:trPrChange>
        </w:trPr>
        <w:tc>
          <w:tcPr>
            <w:tcW w:w="0" w:type="auto"/>
            <w:vAlign w:val="center"/>
            <w:hideMark/>
            <w:tcPrChange w:id="90" w:author="Martin von Berg" w:date="2026-07-29T11:13:00Z" w16du:dateUtc="2026-07-29T09:13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74DFB825" w14:textId="77777777" w:rsidR="00663F28" w:rsidRPr="00663F28" w:rsidRDefault="00663F28" w:rsidP="00663F28">
            <w:pPr>
              <w:rPr>
                <w:ins w:id="91" w:author="Martin von Berg" w:date="2026-07-29T11:09:00Z"/>
                <w:lang w:val="de-DE"/>
              </w:rPr>
            </w:pPr>
            <w:ins w:id="92" w:author="Martin von Berg" w:date="2026-07-29T11:09:00Z">
              <w:r w:rsidRPr="00663F28">
                <w:rPr>
                  <w:lang w:val="de-DE"/>
                </w:rPr>
                <w:t>Separate statische Beitragsseite</w:t>
              </w:r>
            </w:ins>
          </w:p>
        </w:tc>
        <w:tc>
          <w:tcPr>
            <w:tcW w:w="0" w:type="auto"/>
            <w:vAlign w:val="center"/>
            <w:hideMark/>
            <w:tcPrChange w:id="93" w:author="Martin von Berg" w:date="2026-07-29T11:13:00Z" w16du:dateUtc="2026-07-29T09:13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45A853FC" w14:textId="77777777" w:rsidR="00663F28" w:rsidRPr="00663F28" w:rsidRDefault="00663F28" w:rsidP="00663F28">
            <w:pPr>
              <w:rPr>
                <w:ins w:id="94" w:author="Martin von Berg" w:date="2026-07-29T11:09:00Z"/>
                <w:lang w:val="de-DE"/>
              </w:rPr>
            </w:pPr>
            <w:ins w:id="95" w:author="Martin von Berg" w:date="2026-07-29T11:09:00Z">
              <w:r w:rsidRPr="00663F28">
                <w:rPr>
                  <w:lang w:val="de-DE"/>
                </w:rPr>
                <w:t>Beitragsindex</w:t>
              </w:r>
            </w:ins>
          </w:p>
        </w:tc>
        <w:tc>
          <w:tcPr>
            <w:tcW w:w="0" w:type="auto"/>
            <w:vAlign w:val="center"/>
            <w:hideMark/>
            <w:tcPrChange w:id="96" w:author="Martin von Berg" w:date="2026-07-29T11:13:00Z" w16du:dateUtc="2026-07-29T09:13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65AABDCA" w14:textId="77777777" w:rsidR="00663F28" w:rsidRPr="00663F28" w:rsidRDefault="00663F28" w:rsidP="00663F28">
            <w:pPr>
              <w:rPr>
                <w:ins w:id="97" w:author="Martin von Berg" w:date="2026-07-29T11:09:00Z"/>
                <w:lang w:val="de-DE"/>
              </w:rPr>
            </w:pPr>
            <w:ins w:id="98" w:author="Martin von Berg" w:date="2026-07-29T11:09:00Z">
              <w:r w:rsidRPr="00663F28">
                <w:rPr>
                  <w:lang w:val="de-DE"/>
                </w:rPr>
                <w:t>typischerweise page als abgefragtes Objekt</w:t>
              </w:r>
            </w:ins>
          </w:p>
        </w:tc>
        <w:tc>
          <w:tcPr>
            <w:tcW w:w="0" w:type="auto"/>
            <w:vAlign w:val="center"/>
            <w:hideMark/>
            <w:tcPrChange w:id="99" w:author="Martin von Berg" w:date="2026-07-29T11:13:00Z" w16du:dateUtc="2026-07-29T09:13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623FE704" w14:textId="77777777" w:rsidR="00663F28" w:rsidRPr="00663F28" w:rsidRDefault="00663F28" w:rsidP="00663F28">
            <w:pPr>
              <w:rPr>
                <w:ins w:id="100" w:author="Martin von Berg" w:date="2026-07-29T11:09:00Z"/>
                <w:lang w:val="de-DE"/>
              </w:rPr>
            </w:pPr>
            <w:ins w:id="101" w:author="Martin von Berg" w:date="2026-07-29T11:09:00Z">
              <w:r w:rsidRPr="00663F28">
                <w:rPr>
                  <w:lang w:val="de-DE"/>
                </w:rPr>
                <w:t>false</w:t>
              </w:r>
            </w:ins>
          </w:p>
        </w:tc>
        <w:tc>
          <w:tcPr>
            <w:tcW w:w="0" w:type="auto"/>
            <w:vAlign w:val="center"/>
            <w:hideMark/>
            <w:tcPrChange w:id="102" w:author="Martin von Berg" w:date="2026-07-29T11:13:00Z" w16du:dateUtc="2026-07-29T09:13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488E6F3A" w14:textId="77777777" w:rsidR="00663F28" w:rsidRPr="00663F28" w:rsidRDefault="00663F28" w:rsidP="00663F28">
            <w:pPr>
              <w:rPr>
                <w:ins w:id="103" w:author="Martin von Berg" w:date="2026-07-29T11:09:00Z"/>
                <w:lang w:val="de-DE"/>
              </w:rPr>
            </w:pPr>
            <w:ins w:id="104" w:author="Martin von Berg" w:date="2026-07-29T11:09:00Z">
              <w:r w:rsidRPr="00663F28">
                <w:rPr>
                  <w:lang w:val="de-DE"/>
                </w:rPr>
                <w:t>nein</w:t>
              </w:r>
            </w:ins>
          </w:p>
        </w:tc>
      </w:tr>
      <w:tr w:rsidR="00663F28" w:rsidRPr="00663F28" w14:paraId="290DB72E" w14:textId="77777777" w:rsidTr="00663F28">
        <w:trPr>
          <w:tblCellSpacing w:w="15" w:type="dxa"/>
          <w:ins w:id="105" w:author="Martin von Berg" w:date="2026-07-29T11:09:00Z"/>
          <w:trPrChange w:id="106" w:author="Martin von Berg" w:date="2026-07-29T11:13:00Z" w16du:dateUtc="2026-07-29T09:13:00Z">
            <w:trPr>
              <w:gridBefore w:val="1"/>
              <w:tblCellSpacing w:w="15" w:type="dxa"/>
            </w:trPr>
          </w:trPrChange>
        </w:trPr>
        <w:tc>
          <w:tcPr>
            <w:tcW w:w="0" w:type="auto"/>
            <w:vAlign w:val="center"/>
            <w:hideMark/>
            <w:tcPrChange w:id="107" w:author="Martin von Berg" w:date="2026-07-29T11:13:00Z" w16du:dateUtc="2026-07-29T09:13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1458700E" w14:textId="77777777" w:rsidR="00663F28" w:rsidRPr="00663F28" w:rsidRDefault="00663F28" w:rsidP="00663F28">
            <w:pPr>
              <w:rPr>
                <w:ins w:id="108" w:author="Martin von Berg" w:date="2026-07-29T11:09:00Z"/>
                <w:lang w:val="de-DE"/>
              </w:rPr>
            </w:pPr>
            <w:ins w:id="109" w:author="Martin von Berg" w:date="2026-07-29T11:09:00Z">
              <w:r w:rsidRPr="00663F28">
                <w:rPr>
                  <w:lang w:val="de-DE"/>
                </w:rPr>
                <w:t>Einzelner Beitrag</w:t>
              </w:r>
            </w:ins>
          </w:p>
        </w:tc>
        <w:tc>
          <w:tcPr>
            <w:tcW w:w="0" w:type="auto"/>
            <w:vAlign w:val="center"/>
            <w:hideMark/>
            <w:tcPrChange w:id="110" w:author="Martin von Berg" w:date="2026-07-29T11:13:00Z" w16du:dateUtc="2026-07-29T09:13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1FCF78E4" w14:textId="77777777" w:rsidR="00663F28" w:rsidRPr="00663F28" w:rsidRDefault="00663F28" w:rsidP="00663F28">
            <w:pPr>
              <w:rPr>
                <w:ins w:id="111" w:author="Martin von Berg" w:date="2026-07-29T11:09:00Z"/>
                <w:lang w:val="de-DE"/>
              </w:rPr>
            </w:pPr>
            <w:ins w:id="112" w:author="Martin von Berg" w:date="2026-07-29T11:09:00Z">
              <w:r w:rsidRPr="00663F28">
                <w:rPr>
                  <w:lang w:val="de-DE"/>
                </w:rPr>
                <w:t>Single Post</w:t>
              </w:r>
            </w:ins>
          </w:p>
        </w:tc>
        <w:tc>
          <w:tcPr>
            <w:tcW w:w="0" w:type="auto"/>
            <w:vAlign w:val="center"/>
            <w:hideMark/>
            <w:tcPrChange w:id="113" w:author="Martin von Berg" w:date="2026-07-29T11:13:00Z" w16du:dateUtc="2026-07-29T09:13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755D9852" w14:textId="77777777" w:rsidR="00663F28" w:rsidRPr="00663F28" w:rsidRDefault="00663F28" w:rsidP="00663F28">
            <w:pPr>
              <w:rPr>
                <w:ins w:id="114" w:author="Martin von Berg" w:date="2026-07-29T11:09:00Z"/>
                <w:lang w:val="de-DE"/>
              </w:rPr>
            </w:pPr>
            <w:ins w:id="115" w:author="Martin von Berg" w:date="2026-07-29T11:09:00Z">
              <w:r w:rsidRPr="00663F28">
                <w:rPr>
                  <w:lang w:val="de-DE"/>
                </w:rPr>
                <w:t>post</w:t>
              </w:r>
            </w:ins>
          </w:p>
        </w:tc>
        <w:tc>
          <w:tcPr>
            <w:tcW w:w="0" w:type="auto"/>
            <w:vAlign w:val="center"/>
            <w:hideMark/>
            <w:tcPrChange w:id="116" w:author="Martin von Berg" w:date="2026-07-29T11:13:00Z" w16du:dateUtc="2026-07-29T09:13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22A9654C" w14:textId="77777777" w:rsidR="00663F28" w:rsidRPr="00663F28" w:rsidRDefault="00663F28" w:rsidP="00663F28">
            <w:pPr>
              <w:rPr>
                <w:ins w:id="117" w:author="Martin von Berg" w:date="2026-07-29T11:09:00Z"/>
                <w:lang w:val="de-DE"/>
              </w:rPr>
            </w:pPr>
            <w:ins w:id="118" w:author="Martin von Berg" w:date="2026-07-29T11:09:00Z">
              <w:r w:rsidRPr="00663F28">
                <w:rPr>
                  <w:lang w:val="de-DE"/>
                </w:rPr>
                <w:t>true</w:t>
              </w:r>
            </w:ins>
          </w:p>
        </w:tc>
        <w:tc>
          <w:tcPr>
            <w:tcW w:w="0" w:type="auto"/>
            <w:vAlign w:val="center"/>
            <w:hideMark/>
            <w:tcPrChange w:id="119" w:author="Martin von Berg" w:date="2026-07-29T11:13:00Z" w16du:dateUtc="2026-07-29T09:13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579FD07A" w14:textId="77777777" w:rsidR="00663F28" w:rsidRPr="00663F28" w:rsidRDefault="00663F28" w:rsidP="00663F28">
            <w:pPr>
              <w:rPr>
                <w:ins w:id="120" w:author="Martin von Berg" w:date="2026-07-29T11:09:00Z"/>
                <w:lang w:val="de-DE"/>
              </w:rPr>
            </w:pPr>
            <w:ins w:id="121" w:author="Martin von Berg" w:date="2026-07-29T11:09:00Z">
              <w:r w:rsidRPr="00663F28">
                <w:rPr>
                  <w:lang w:val="de-DE"/>
                </w:rPr>
                <w:t>ja</w:t>
              </w:r>
            </w:ins>
          </w:p>
        </w:tc>
      </w:tr>
      <w:tr w:rsidR="00663F28" w:rsidRPr="00663F28" w14:paraId="40ABC857" w14:textId="77777777" w:rsidTr="00663F28">
        <w:trPr>
          <w:tblCellSpacing w:w="15" w:type="dxa"/>
          <w:ins w:id="122" w:author="Martin von Berg" w:date="2026-07-29T11:09:00Z"/>
          <w:trPrChange w:id="123" w:author="Martin von Berg" w:date="2026-07-29T11:13:00Z" w16du:dateUtc="2026-07-29T09:13:00Z">
            <w:trPr>
              <w:gridBefore w:val="1"/>
              <w:tblCellSpacing w:w="15" w:type="dxa"/>
            </w:trPr>
          </w:trPrChange>
        </w:trPr>
        <w:tc>
          <w:tcPr>
            <w:tcW w:w="0" w:type="auto"/>
            <w:vAlign w:val="center"/>
            <w:hideMark/>
            <w:tcPrChange w:id="124" w:author="Martin von Berg" w:date="2026-07-29T11:13:00Z" w16du:dateUtc="2026-07-29T09:13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0E3937E8" w14:textId="77777777" w:rsidR="00663F28" w:rsidRPr="00663F28" w:rsidRDefault="00663F28" w:rsidP="00663F28">
            <w:pPr>
              <w:rPr>
                <w:ins w:id="125" w:author="Martin von Berg" w:date="2026-07-29T11:09:00Z"/>
                <w:lang w:val="de-DE"/>
              </w:rPr>
            </w:pPr>
            <w:ins w:id="126" w:author="Martin von Berg" w:date="2026-07-29T11:09:00Z">
              <w:r w:rsidRPr="00663F28">
                <w:rPr>
                  <w:lang w:val="de-DE"/>
                </w:rPr>
                <w:t>Einzelne Seite</w:t>
              </w:r>
            </w:ins>
          </w:p>
        </w:tc>
        <w:tc>
          <w:tcPr>
            <w:tcW w:w="0" w:type="auto"/>
            <w:vAlign w:val="center"/>
            <w:hideMark/>
            <w:tcPrChange w:id="127" w:author="Martin von Berg" w:date="2026-07-29T11:13:00Z" w16du:dateUtc="2026-07-29T09:13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44226ABD" w14:textId="77777777" w:rsidR="00663F28" w:rsidRPr="00663F28" w:rsidRDefault="00663F28" w:rsidP="00663F28">
            <w:pPr>
              <w:rPr>
                <w:ins w:id="128" w:author="Martin von Berg" w:date="2026-07-29T11:09:00Z"/>
                <w:lang w:val="de-DE"/>
              </w:rPr>
            </w:pPr>
            <w:ins w:id="129" w:author="Martin von Berg" w:date="2026-07-29T11:09:00Z">
              <w:r w:rsidRPr="00663F28">
                <w:rPr>
                  <w:lang w:val="de-DE"/>
                </w:rPr>
                <w:t>Page</w:t>
              </w:r>
            </w:ins>
          </w:p>
        </w:tc>
        <w:tc>
          <w:tcPr>
            <w:tcW w:w="0" w:type="auto"/>
            <w:vAlign w:val="center"/>
            <w:hideMark/>
            <w:tcPrChange w:id="130" w:author="Martin von Berg" w:date="2026-07-29T11:13:00Z" w16du:dateUtc="2026-07-29T09:13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7765BBFC" w14:textId="77777777" w:rsidR="00663F28" w:rsidRPr="00663F28" w:rsidRDefault="00663F28" w:rsidP="00663F28">
            <w:pPr>
              <w:rPr>
                <w:ins w:id="131" w:author="Martin von Berg" w:date="2026-07-29T11:09:00Z"/>
                <w:lang w:val="de-DE"/>
              </w:rPr>
            </w:pPr>
            <w:ins w:id="132" w:author="Martin von Berg" w:date="2026-07-29T11:09:00Z">
              <w:r w:rsidRPr="00663F28">
                <w:rPr>
                  <w:lang w:val="de-DE"/>
                </w:rPr>
                <w:t>page</w:t>
              </w:r>
            </w:ins>
          </w:p>
        </w:tc>
        <w:tc>
          <w:tcPr>
            <w:tcW w:w="0" w:type="auto"/>
            <w:vAlign w:val="center"/>
            <w:hideMark/>
            <w:tcPrChange w:id="133" w:author="Martin von Berg" w:date="2026-07-29T11:13:00Z" w16du:dateUtc="2026-07-29T09:13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14E99EE5" w14:textId="77777777" w:rsidR="00663F28" w:rsidRPr="00663F28" w:rsidRDefault="00663F28" w:rsidP="00663F28">
            <w:pPr>
              <w:rPr>
                <w:ins w:id="134" w:author="Martin von Berg" w:date="2026-07-29T11:09:00Z"/>
                <w:lang w:val="de-DE"/>
              </w:rPr>
            </w:pPr>
            <w:ins w:id="135" w:author="Martin von Berg" w:date="2026-07-29T11:09:00Z">
              <w:r w:rsidRPr="00663F28">
                <w:rPr>
                  <w:lang w:val="de-DE"/>
                </w:rPr>
                <w:t>true</w:t>
              </w:r>
            </w:ins>
          </w:p>
        </w:tc>
        <w:tc>
          <w:tcPr>
            <w:tcW w:w="0" w:type="auto"/>
            <w:vAlign w:val="center"/>
            <w:hideMark/>
            <w:tcPrChange w:id="136" w:author="Martin von Berg" w:date="2026-07-29T11:13:00Z" w16du:dateUtc="2026-07-29T09:13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618183D7" w14:textId="77777777" w:rsidR="00663F28" w:rsidRPr="00663F28" w:rsidRDefault="00663F28" w:rsidP="00663F28">
            <w:pPr>
              <w:rPr>
                <w:ins w:id="137" w:author="Martin von Berg" w:date="2026-07-29T11:09:00Z"/>
                <w:lang w:val="de-DE"/>
              </w:rPr>
            </w:pPr>
            <w:ins w:id="138" w:author="Martin von Berg" w:date="2026-07-29T11:09:00Z">
              <w:r w:rsidRPr="00663F28">
                <w:rPr>
                  <w:lang w:val="de-DE"/>
                </w:rPr>
                <w:t>ja</w:t>
              </w:r>
            </w:ins>
          </w:p>
        </w:tc>
      </w:tr>
    </w:tbl>
    <w:p w14:paraId="6E1048B1" w14:textId="77777777" w:rsidR="00663F28" w:rsidRPr="00663F28" w:rsidRDefault="00663F28" w:rsidP="00663F28">
      <w:pPr>
        <w:rPr>
          <w:ins w:id="139" w:author="Martin von Berg" w:date="2026-07-29T11:09:00Z"/>
          <w:lang w:val="de-DE"/>
        </w:rPr>
      </w:pPr>
      <w:ins w:id="140" w:author="Martin von Berg" w:date="2026-07-29T11:09:00Z">
        <w:r w:rsidRPr="00663F28">
          <w:rPr>
            <w:lang w:val="de-DE"/>
          </w:rPr>
          <w:t>Der Eintrag front ist bei einer statischen Startseite nicht nötig. Die Seite wird bereits aufgrund ihres tatsächlichen Post Types page verarbeitet.</w:t>
        </w:r>
      </w:ins>
    </w:p>
    <w:p w14:paraId="01C1940F" w14:textId="77777777" w:rsidR="00663F28" w:rsidRPr="00663F28" w:rsidRDefault="00663F28" w:rsidP="00663F28">
      <w:pPr>
        <w:rPr>
          <w:ins w:id="141" w:author="Martin von Berg" w:date="2026-07-29T11:09:00Z"/>
          <w:lang w:val="de-DE"/>
        </w:rPr>
      </w:pPr>
      <w:ins w:id="142" w:author="Martin von Berg" w:date="2026-07-29T11:09:00Z">
        <w:r w:rsidRPr="00663F28">
          <w:rPr>
            <w:lang w:val="de-DE"/>
          </w:rPr>
          <w:t>Der Eintrag home bewirkt ebenfalls nichts. Der Beitragsindex wird zusätzlich durch is_singular() ausgeschlossen.</w:t>
        </w:r>
      </w:ins>
    </w:p>
    <w:p w14:paraId="5E7F397E" w14:textId="77777777" w:rsidR="00663F28" w:rsidRDefault="00663F28"/>
    <w:p w14:paraId="456805B5" w14:textId="77777777" w:rsidR="00424A26" w:rsidRDefault="00000000">
      <w:pPr>
        <w:pStyle w:val="berschrift1"/>
      </w:pPr>
      <w:r>
        <w:t>17. Testbarkeit und empfohlene Teststrategie</w:t>
      </w:r>
    </w:p>
    <w:p w14:paraId="42AFDA8E" w14:textId="77777777" w:rsidR="00424A26" w:rsidRDefault="00000000">
      <w:r>
        <w:t>Die Kernlogik lässt sich teilweise isoliert testen, besitzt aber enge Integrationsgrenzen zu WordPress, DOMDocument, Themes, externen HTTP-Servern und dem Plugin-Upgrader. Eine Kombination aus fokussierten Unit-Tests und realen Integrations-/Browser-Tests ist daher am aussagekräftigsten.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424A26" w14:paraId="3BBEF51B" w14:textId="77777777">
        <w:trPr>
          <w:jc w:val="center"/>
        </w:trPr>
        <w:tc>
          <w:tcPr>
            <w:tcW w:w="4896" w:type="dxa"/>
            <w:shd w:val="clear" w:color="auto" w:fill="D9EAF7"/>
            <w:vAlign w:val="center"/>
          </w:tcPr>
          <w:p w14:paraId="6F604ACE" w14:textId="77777777" w:rsidR="00424A26" w:rsidRDefault="00000000">
            <w:r>
              <w:rPr>
                <w:b/>
              </w:rPr>
              <w:t>Testebene</w:t>
            </w:r>
          </w:p>
        </w:tc>
        <w:tc>
          <w:tcPr>
            <w:tcW w:w="4896" w:type="dxa"/>
            <w:shd w:val="clear" w:color="auto" w:fill="D9EAF7"/>
            <w:vAlign w:val="center"/>
          </w:tcPr>
          <w:p w14:paraId="5C22BD24" w14:textId="77777777" w:rsidR="00424A26" w:rsidRDefault="00000000">
            <w:r>
              <w:rPr>
                <w:b/>
              </w:rPr>
              <w:t>Geeignete Prüffälle</w:t>
            </w:r>
          </w:p>
        </w:tc>
      </w:tr>
      <w:tr w:rsidR="00424A26" w14:paraId="153F7EE1" w14:textId="77777777">
        <w:trPr>
          <w:jc w:val="center"/>
        </w:trPr>
        <w:tc>
          <w:tcPr>
            <w:tcW w:w="4896" w:type="dxa"/>
          </w:tcPr>
          <w:p w14:paraId="27CDDD49" w14:textId="77777777" w:rsidR="00424A26" w:rsidRDefault="00000000">
            <w:r>
              <w:t>Unit</w:t>
            </w:r>
          </w:p>
        </w:tc>
        <w:tc>
          <w:tcPr>
            <w:tcW w:w="4896" w:type="dxa"/>
          </w:tcPr>
          <w:p w14:paraId="1FAEF025" w14:textId="77777777" w:rsidR="00424A26" w:rsidRDefault="00000000">
            <w:r>
              <w:t>is_webp_bytes(), is_avif_bytes(), extract_yt_id(), findCssClass() und Konfigurationsableitung</w:t>
            </w:r>
          </w:p>
        </w:tc>
      </w:tr>
      <w:tr w:rsidR="00424A26" w14:paraId="7D41B960" w14:textId="77777777">
        <w:trPr>
          <w:jc w:val="center"/>
        </w:trPr>
        <w:tc>
          <w:tcPr>
            <w:tcW w:w="4896" w:type="dxa"/>
          </w:tcPr>
          <w:p w14:paraId="3FF3437F" w14:textId="77777777" w:rsidR="00424A26" w:rsidRDefault="00000000">
            <w:r>
              <w:t>DOM-Fixtures</w:t>
            </w:r>
          </w:p>
        </w:tc>
        <w:tc>
          <w:tcPr>
            <w:tcW w:w="4896" w:type="dxa"/>
          </w:tcPr>
          <w:p w14:paraId="72713D18" w14:textId="77777777" w:rsidR="00424A26" w:rsidRDefault="00000000">
            <w:r>
              <w:t>Gutenberg-Bild, Galerie, Media-Text, verschachtelte DIVs, Caption-Link, native wp-lightbox, HTML5-Video und YouTube</w:t>
            </w:r>
          </w:p>
        </w:tc>
      </w:tr>
      <w:tr w:rsidR="00424A26" w14:paraId="03C7F7DC" w14:textId="77777777">
        <w:trPr>
          <w:jc w:val="center"/>
        </w:trPr>
        <w:tc>
          <w:tcPr>
            <w:tcW w:w="4896" w:type="dxa"/>
          </w:tcPr>
          <w:p w14:paraId="5D719B39" w14:textId="77777777" w:rsidR="00424A26" w:rsidRDefault="00000000">
            <w:r>
              <w:t>WordPress-Integration</w:t>
            </w:r>
          </w:p>
        </w:tc>
        <w:tc>
          <w:tcPr>
            <w:tcW w:w="4896" w:type="dxa"/>
          </w:tcPr>
          <w:p w14:paraId="6A5CC394" w14:textId="77777777" w:rsidR="00424A26" w:rsidRDefault="00000000">
            <w:r>
              <w:t>Guards für Admin/REST/Feed/Main Query; the_content; Enqueue-Reihenfolge; verschiedene Themes</w:t>
            </w:r>
          </w:p>
        </w:tc>
      </w:tr>
      <w:tr w:rsidR="00424A26" w14:paraId="243440F6" w14:textId="77777777">
        <w:trPr>
          <w:jc w:val="center"/>
        </w:trPr>
        <w:tc>
          <w:tcPr>
            <w:tcW w:w="4896" w:type="dxa"/>
          </w:tcPr>
          <w:p w14:paraId="297C6666" w14:textId="77777777" w:rsidR="00424A26" w:rsidRDefault="00000000">
            <w:r>
              <w:t>Netzwerk</w:t>
            </w:r>
          </w:p>
        </w:tc>
        <w:tc>
          <w:tcPr>
            <w:tcW w:w="4896" w:type="dxa"/>
          </w:tcPr>
          <w:p w14:paraId="247128BB" w14:textId="77777777" w:rsidR="00424A26" w:rsidRDefault="00000000">
            <w:r>
              <w:t>HEAD image/*, falscher Content-Type, Range-GET, Redirects, Timeout, SVG, AVIF und WEBP</w:t>
            </w:r>
          </w:p>
        </w:tc>
      </w:tr>
      <w:tr w:rsidR="00424A26" w14:paraId="200DA970" w14:textId="77777777">
        <w:trPr>
          <w:jc w:val="center"/>
        </w:trPr>
        <w:tc>
          <w:tcPr>
            <w:tcW w:w="4896" w:type="dxa"/>
          </w:tcPr>
          <w:p w14:paraId="03ACEB99" w14:textId="77777777" w:rsidR="00424A26" w:rsidRDefault="00000000">
            <w:r>
              <w:t>Update</w:t>
            </w:r>
          </w:p>
        </w:tc>
        <w:tc>
          <w:tcPr>
            <w:tcW w:w="4896" w:type="dxa"/>
          </w:tcPr>
          <w:p w14:paraId="1BD6F1F9" w14:textId="77777777" w:rsidR="00424A26" w:rsidRDefault="00000000">
            <w:r>
              <w:t xml:space="preserve">Manuelles Update, Auto-Update/Cron, fehlende </w:t>
            </w:r>
            <w:r>
              <w:lastRenderedPageBreak/>
              <w:t>Schreibrechte, fehlende JSON-Datei, Paid-Verzeichnis, Teilkopierfehler</w:t>
            </w:r>
          </w:p>
        </w:tc>
      </w:tr>
      <w:tr w:rsidR="00424A26" w14:paraId="6F233A92" w14:textId="77777777">
        <w:trPr>
          <w:jc w:val="center"/>
        </w:trPr>
        <w:tc>
          <w:tcPr>
            <w:tcW w:w="4896" w:type="dxa"/>
          </w:tcPr>
          <w:p w14:paraId="4729E835" w14:textId="77777777" w:rsidR="00424A26" w:rsidRDefault="00000000">
            <w:r>
              <w:lastRenderedPageBreak/>
              <w:t>Browser/E2E</w:t>
            </w:r>
          </w:p>
        </w:tc>
        <w:tc>
          <w:tcPr>
            <w:tcW w:w="4896" w:type="dxa"/>
          </w:tcPr>
          <w:p w14:paraId="2DBE0DC6" w14:textId="77777777" w:rsidR="00424A26" w:rsidRDefault="00000000">
            <w:r>
              <w:t>Lightbox öffnen, Tastaturbedienung, Caption, Galeriegruppierung, Video, mobile Ansicht und konkurrierende Lightbox-Plugins</w:t>
            </w:r>
          </w:p>
        </w:tc>
      </w:tr>
    </w:tbl>
    <w:p w14:paraId="358AE47B" w14:textId="77777777" w:rsidR="00424A26" w:rsidRDefault="00000000">
      <w:r>
        <w:t>Besonders wichtig ist eine Regressionstest-Sammlung realer Gutenberg-Markups. Die Rewrite-Logik hängt stark von Figure-/DIV-/Anchor-Strukturen und CSS-Klassen ab, die sich durch WordPress-Core, Blocks oder Themes ändern können.</w:t>
      </w:r>
    </w:p>
    <w:p w14:paraId="2C6C1CD3" w14:textId="77777777" w:rsidR="00424A26" w:rsidRDefault="00000000">
      <w:pPr>
        <w:pStyle w:val="berschrift1"/>
      </w:pPr>
      <w:r>
        <w:t>18. Zusammenfassung</w:t>
      </w:r>
    </w:p>
    <w:p w14:paraId="4A9A91D5" w14:textId="77777777" w:rsidR="00424A26" w:rsidRDefault="00000000">
      <w:r>
        <w:t>Das Plugin bietet drei klar getrennte Strategien, um WordPress-Medien für fslightbox vorzubereiten. Die zentrale RewriteFigureTags-Klasse filtert Seitenkontexte, analysiert Figure-Strukturen mit DOMDocument, ergänzt Lightbox-Links für Bilder und Videos und lädt nur bei Bedarf Assets. hrefImageDetection.php erweitert dies um eine ressourcenschonende, gecachte Erkennung lokaler und externer Bildziele. pre-post-install.php schützt die dateibasierte Konfiguration und eine optionale Paid-Bibliothek vor dem Überschreiben während Plugin-Updates.</w:t>
      </w:r>
    </w:p>
    <w:p w14:paraId="26D987A6" w14:textId="77777777" w:rsidR="00424A26" w:rsidRDefault="00000000">
      <w:r>
        <w:t>Die wesentlichen technischen Risiken liegen weniger in der Grundarchitektur als an Integrationsgrenzen: wechselndes Gutenberg-/Theme-Markup, externe URL-Prüfung, der alternative Body-Buffer-Pfad und rekursive Dateikopien beim Update. Für die weitere Pflege sind daher DOM-Fixtures, WordPress-Integrationstests und ein gezielter Test des Update-Ablaufs besonders wertvoll.</w:t>
      </w:r>
    </w:p>
    <w:sectPr w:rsidR="00424A26" w:rsidSect="00034616">
      <w:headerReference w:type="default" r:id="rId12"/>
      <w:footerReference w:type="default" r:id="rId13"/>
      <w:pgSz w:w="12240" w:h="15840"/>
      <w:pgMar w:top="1123" w:right="1224" w:bottom="1123" w:left="1224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DE8C9E" w14:textId="77777777" w:rsidR="00F1460B" w:rsidRDefault="00F1460B">
      <w:pPr>
        <w:spacing w:after="0" w:line="240" w:lineRule="auto"/>
      </w:pPr>
      <w:r>
        <w:separator/>
      </w:r>
    </w:p>
  </w:endnote>
  <w:endnote w:type="continuationSeparator" w:id="0">
    <w:p w14:paraId="22B94A1E" w14:textId="77777777" w:rsidR="00F1460B" w:rsidRDefault="00F146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B668D" w14:textId="77777777" w:rsidR="00743957" w:rsidRDefault="00000000">
    <w:pPr>
      <w:pStyle w:val="Fuzeile"/>
      <w:jc w:val="right"/>
    </w:pPr>
    <w:r>
      <w:rPr>
        <w:color w:val="6B7280"/>
        <w:sz w:val="18"/>
      </w:rPr>
      <w:t xml:space="preserve">Seite </w:t>
    </w:r>
    <w:r>
      <w:rPr>
        <w:color w:val="6B7280"/>
        <w:sz w:val="18"/>
      </w:rPr>
      <w:fldChar w:fldCharType="begin"/>
    </w:r>
    <w:r>
      <w:rPr>
        <w:color w:val="6B7280"/>
        <w:sz w:val="18"/>
      </w:rPr>
      <w:instrText xml:space="preserve"> PAGE </w:instrText>
    </w:r>
    <w:r>
      <w:rPr>
        <w:color w:val="6B7280"/>
        <w:sz w:val="18"/>
      </w:rPr>
      <w:fldChar w:fldCharType="separate"/>
    </w:r>
    <w:r w:rsidR="008846E1">
      <w:rPr>
        <w:noProof/>
        <w:color w:val="6B7280"/>
        <w:sz w:val="18"/>
      </w:rPr>
      <w:t>1</w:t>
    </w:r>
    <w:r>
      <w:rPr>
        <w:color w:val="6B728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4869C3" w14:textId="77777777" w:rsidR="00F1460B" w:rsidRDefault="00F1460B">
      <w:pPr>
        <w:spacing w:after="0" w:line="240" w:lineRule="auto"/>
      </w:pPr>
      <w:r>
        <w:separator/>
      </w:r>
    </w:p>
  </w:footnote>
  <w:footnote w:type="continuationSeparator" w:id="0">
    <w:p w14:paraId="7B105928" w14:textId="77777777" w:rsidR="00F1460B" w:rsidRDefault="00F146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A877B" w14:textId="77777777" w:rsidR="00743957" w:rsidRDefault="00000000">
    <w:pPr>
      <w:pStyle w:val="Kopfzeile"/>
      <w:jc w:val="right"/>
    </w:pPr>
    <w:r>
      <w:rPr>
        <w:color w:val="6B7280"/>
        <w:sz w:val="17"/>
      </w:rPr>
      <w:t>Technische Dokumentation  |  StripImageMetadata.php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suff w:val="space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suff w:val="space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suff w:val="space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suff w:val="spac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CF3CA8"/>
    <w:multiLevelType w:val="hybridMultilevel"/>
    <w:tmpl w:val="9586BA0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6812444">
    <w:abstractNumId w:val="8"/>
  </w:num>
  <w:num w:numId="2" w16cid:durableId="203056770">
    <w:abstractNumId w:val="6"/>
  </w:num>
  <w:num w:numId="3" w16cid:durableId="115875519">
    <w:abstractNumId w:val="5"/>
  </w:num>
  <w:num w:numId="4" w16cid:durableId="222177327">
    <w:abstractNumId w:val="4"/>
  </w:num>
  <w:num w:numId="5" w16cid:durableId="1748503411">
    <w:abstractNumId w:val="7"/>
  </w:num>
  <w:num w:numId="6" w16cid:durableId="1399136221">
    <w:abstractNumId w:val="3"/>
  </w:num>
  <w:num w:numId="7" w16cid:durableId="1673219844">
    <w:abstractNumId w:val="2"/>
  </w:num>
  <w:num w:numId="8" w16cid:durableId="1264534237">
    <w:abstractNumId w:val="1"/>
  </w:num>
  <w:num w:numId="9" w16cid:durableId="470707820">
    <w:abstractNumId w:val="0"/>
  </w:num>
  <w:num w:numId="10" w16cid:durableId="1835339441">
    <w:abstractNumId w:val="7"/>
    <w:lvlOverride w:ilvl="0">
      <w:startOverride w:val="1"/>
    </w:lvlOverride>
  </w:num>
  <w:num w:numId="11" w16cid:durableId="180093757">
    <w:abstractNumId w:val="7"/>
    <w:lvlOverride w:ilvl="0">
      <w:startOverride w:val="1"/>
    </w:lvlOverride>
  </w:num>
  <w:num w:numId="12" w16cid:durableId="1609849903">
    <w:abstractNumId w:val="7"/>
    <w:lvlOverride w:ilvl="0">
      <w:startOverride w:val="1"/>
    </w:lvlOverride>
  </w:num>
  <w:num w:numId="13" w16cid:durableId="1140925207">
    <w:abstractNumId w:val="7"/>
    <w:lvlOverride w:ilvl="0">
      <w:startOverride w:val="1"/>
    </w:lvlOverride>
  </w:num>
  <w:num w:numId="14" w16cid:durableId="146628053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rtin von Berg">
    <w15:presenceInfo w15:providerId="AD" w15:userId="S::consulting@safety-engineer.de::7f8a8c46-1b18-4b2a-bb50-66e38a1a1a1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trackRevision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0564"/>
    <w:rsid w:val="0006063C"/>
    <w:rsid w:val="000B1983"/>
    <w:rsid w:val="000E3192"/>
    <w:rsid w:val="0015074B"/>
    <w:rsid w:val="001A290B"/>
    <w:rsid w:val="001B271E"/>
    <w:rsid w:val="00200634"/>
    <w:rsid w:val="00273115"/>
    <w:rsid w:val="0029639D"/>
    <w:rsid w:val="002A1C59"/>
    <w:rsid w:val="002E4F5B"/>
    <w:rsid w:val="00326F90"/>
    <w:rsid w:val="003F737F"/>
    <w:rsid w:val="00400D60"/>
    <w:rsid w:val="00424A26"/>
    <w:rsid w:val="00446CB1"/>
    <w:rsid w:val="004A73EA"/>
    <w:rsid w:val="005F14E7"/>
    <w:rsid w:val="00634867"/>
    <w:rsid w:val="00663F28"/>
    <w:rsid w:val="006D38A6"/>
    <w:rsid w:val="00743957"/>
    <w:rsid w:val="008171E8"/>
    <w:rsid w:val="00823641"/>
    <w:rsid w:val="008846E1"/>
    <w:rsid w:val="008A5C12"/>
    <w:rsid w:val="00907CBD"/>
    <w:rsid w:val="00997C23"/>
    <w:rsid w:val="00AA1D8D"/>
    <w:rsid w:val="00AF3DBA"/>
    <w:rsid w:val="00B47730"/>
    <w:rsid w:val="00B9279A"/>
    <w:rsid w:val="00CA7E76"/>
    <w:rsid w:val="00CB0664"/>
    <w:rsid w:val="00CC612A"/>
    <w:rsid w:val="00D57542"/>
    <w:rsid w:val="00D9012E"/>
    <w:rsid w:val="00D938D0"/>
    <w:rsid w:val="00F1460B"/>
    <w:rsid w:val="00F92C7B"/>
    <w:rsid w:val="00FC693F"/>
    <w:rsid w:val="00FF6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FC617FD"/>
  <w14:defaultImageDpi w14:val="330"/>
  <w15:docId w15:val="{52F1745D-057F-4A2C-8BDC-33406292B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pPr>
      <w:spacing w:after="120" w:line="300" w:lineRule="auto"/>
    </w:pPr>
    <w:rPr>
      <w:rFonts w:ascii="Calibri" w:hAnsi="Calibri"/>
      <w:color w:val="243447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1F4D78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keepNext/>
      <w:numPr>
        <w:ilvl w:val="1"/>
      </w:numPr>
      <w:spacing w:after="240"/>
    </w:pPr>
    <w:rPr>
      <w:rFonts w:asciiTheme="majorHAnsi" w:eastAsiaTheme="majorEastAsia" w:hAnsiTheme="majorHAnsi" w:cstheme="majorBidi"/>
      <w:i/>
      <w:iCs/>
      <w:color w:val="6B7280"/>
      <w:spacing w:val="15"/>
      <w:sz w:val="28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spacing w:after="80"/>
      <w:ind w:left="540" w:hanging="271"/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spacing w:after="80"/>
      <w:ind w:left="540" w:hanging="271"/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before="60" w:after="160" w:line="240" w:lineRule="auto"/>
      <w:jc w:val="center"/>
    </w:pPr>
    <w:rPr>
      <w:b/>
      <w:bCs/>
      <w:i/>
      <w:color w:val="6B7280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40" w:line="240" w:lineRule="auto"/>
      <w:ind w:left="259" w:right="144"/>
    </w:pPr>
    <w:rPr>
      <w:rFonts w:ascii="Consolas" w:hAnsi="Consolas"/>
      <w:color w:val="203040"/>
      <w:sz w:val="17"/>
    </w:rPr>
  </w:style>
  <w:style w:type="paragraph" w:styleId="berarbeitung">
    <w:name w:val="Revision"/>
    <w:hidden/>
    <w:uiPriority w:val="99"/>
    <w:semiHidden/>
    <w:rsid w:val="003F737F"/>
    <w:pPr>
      <w:spacing w:after="0" w:line="240" w:lineRule="auto"/>
    </w:pPr>
    <w:rPr>
      <w:rFonts w:ascii="Calibri" w:hAnsi="Calibri"/>
      <w:color w:val="24344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2851</Words>
  <Characters>17968</Characters>
  <Application>Microsoft Office Word</Application>
  <DocSecurity>0</DocSecurity>
  <Lines>149</Lines>
  <Paragraphs>41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Simple Lightbox mit fslightbox – Technische PHP-Dokumentation</vt:lpstr>
      <vt:lpstr/>
    </vt:vector>
  </TitlesOfParts>
  <Manager/>
  <Company/>
  <LinksUpToDate>false</LinksUpToDate>
  <CharactersWithSpaces>20778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Simple Lightbox mit fslightbox – Technische PHP-Dokumentation</dc:title>
  <dc:subject>Technische Referenz und Ablaufbeschreibung aller PHP-Dateien</dc:subject>
  <dc:creator>python-docx</dc:creator>
  <cp:keywords>WordPress, PHP, fslightbox, DOMDocument, Lightbox</cp:keywords>
  <dc:description>generated by python-docx</dc:description>
  <cp:lastModifiedBy>Martin von Berg</cp:lastModifiedBy>
  <cp:revision>11</cp:revision>
  <dcterms:created xsi:type="dcterms:W3CDTF">2026-07-27T13:44:00Z</dcterms:created>
  <dcterms:modified xsi:type="dcterms:W3CDTF">2026-07-30T15:18:00Z</dcterms:modified>
  <cp:category/>
</cp:coreProperties>
</file>